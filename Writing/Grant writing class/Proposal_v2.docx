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21547" w14:textId="1CD11D40" w:rsidR="00243B78" w:rsidRPr="00D83560" w:rsidRDefault="00FA7F90" w:rsidP="00427ED1">
      <w:pPr>
        <w:spacing w:after="0" w:line="240" w:lineRule="auto"/>
        <w:jc w:val="both"/>
        <w:rPr>
          <w:ins w:id="0" w:author="David St-Amand" w:date="2023-11-25T03:59:00Z"/>
          <w:rFonts w:ascii="Arial" w:hAnsi="Arial" w:cs="Arial"/>
          <w:b/>
          <w:bCs/>
          <w:u w:val="single"/>
        </w:rPr>
      </w:pPr>
      <w:bookmarkStart w:id="1" w:name="_Hlk148711321"/>
      <w:bookmarkEnd w:id="1"/>
      <w:r w:rsidRPr="00D83560">
        <w:rPr>
          <w:rFonts w:ascii="Arial" w:hAnsi="Arial" w:cs="Arial"/>
          <w:b/>
          <w:bCs/>
        </w:rPr>
        <w:t xml:space="preserve"> </w:t>
      </w:r>
      <w:ins w:id="2" w:author="David St-Amand" w:date="2023-11-25T03:55:00Z">
        <w:r w:rsidR="00243B78" w:rsidRPr="00FE7F5C">
          <w:rPr>
            <w:rFonts w:ascii="Arial" w:hAnsi="Arial" w:cs="Arial"/>
            <w:b/>
            <w:bCs/>
            <w:u w:val="single"/>
          </w:rPr>
          <w:t xml:space="preserve">Introduction to </w:t>
        </w:r>
        <w:r w:rsidR="00243B78" w:rsidRPr="00D83560">
          <w:rPr>
            <w:rFonts w:ascii="Arial" w:hAnsi="Arial" w:cs="Arial"/>
            <w:b/>
            <w:bCs/>
            <w:u w:val="single"/>
          </w:rPr>
          <w:t>Revisions</w:t>
        </w:r>
      </w:ins>
    </w:p>
    <w:p w14:paraId="6864D706" w14:textId="77777777" w:rsidR="00243B78" w:rsidRPr="00D83560" w:rsidRDefault="00243B78" w:rsidP="00427ED1">
      <w:pPr>
        <w:spacing w:after="0" w:line="240" w:lineRule="auto"/>
        <w:jc w:val="both"/>
        <w:rPr>
          <w:ins w:id="3" w:author="David St-Amand" w:date="2023-11-25T03:59:00Z"/>
          <w:rFonts w:ascii="Arial" w:hAnsi="Arial" w:cs="Arial"/>
          <w:b/>
          <w:bCs/>
          <w:u w:val="single"/>
        </w:rPr>
      </w:pPr>
    </w:p>
    <w:p w14:paraId="257E1249" w14:textId="435C88B2" w:rsidR="00243B78" w:rsidRPr="00D83560" w:rsidRDefault="00243B78" w:rsidP="00243B78">
      <w:pPr>
        <w:spacing w:after="0" w:line="240" w:lineRule="auto"/>
        <w:ind w:firstLine="720"/>
        <w:jc w:val="both"/>
        <w:rPr>
          <w:ins w:id="4" w:author="David St-Amand" w:date="2023-11-25T03:55:00Z"/>
          <w:rFonts w:ascii="Arial" w:hAnsi="Arial" w:cs="Arial"/>
          <w:rPrChange w:id="5" w:author="David St-Amand" w:date="2023-11-25T05:11:00Z">
            <w:rPr>
              <w:ins w:id="6" w:author="David St-Amand" w:date="2023-11-25T03:55:00Z"/>
              <w:rFonts w:ascii="Arial" w:hAnsi="Arial" w:cs="Arial"/>
              <w:b/>
              <w:bCs/>
            </w:rPr>
          </w:rPrChange>
        </w:rPr>
        <w:pPrChange w:id="7" w:author="David St-Amand" w:date="2023-11-25T04:05:00Z">
          <w:pPr>
            <w:spacing w:after="0" w:line="240" w:lineRule="auto"/>
            <w:jc w:val="both"/>
          </w:pPr>
        </w:pPrChange>
      </w:pPr>
      <w:ins w:id="8" w:author="David St-Amand" w:date="2023-11-25T03:59:00Z">
        <w:r w:rsidRPr="00D83560">
          <w:rPr>
            <w:rFonts w:ascii="Arial" w:hAnsi="Arial" w:cs="Arial"/>
            <w:rPrChange w:id="9" w:author="David St-Amand" w:date="2023-11-25T05:11:00Z">
              <w:rPr>
                <w:rFonts w:ascii="Arial" w:hAnsi="Arial" w:cs="Arial"/>
                <w:b/>
                <w:bCs/>
                <w:u w:val="single"/>
              </w:rPr>
            </w:rPrChange>
          </w:rPr>
          <w:t>I would like to thank my revi</w:t>
        </w:r>
      </w:ins>
      <w:ins w:id="10" w:author="David St-Amand" w:date="2023-11-25T04:00:00Z">
        <w:r w:rsidRPr="00D83560">
          <w:rPr>
            <w:rFonts w:ascii="Arial" w:hAnsi="Arial" w:cs="Arial"/>
            <w:rPrChange w:id="11" w:author="David St-Amand" w:date="2023-11-25T05:11:00Z">
              <w:rPr>
                <w:rFonts w:ascii="Arial" w:hAnsi="Arial" w:cs="Arial"/>
                <w:b/>
                <w:bCs/>
                <w:u w:val="single"/>
              </w:rPr>
            </w:rPrChange>
          </w:rPr>
          <w:t xml:space="preserve">ewers for their </w:t>
        </w:r>
        <w:r w:rsidRPr="00D83560">
          <w:rPr>
            <w:rFonts w:ascii="Arial" w:hAnsi="Arial" w:cs="Arial"/>
          </w:rPr>
          <w:t xml:space="preserve">helpful </w:t>
        </w:r>
        <w:r w:rsidRPr="00D83560">
          <w:rPr>
            <w:rFonts w:ascii="Arial" w:hAnsi="Arial" w:cs="Arial"/>
            <w:rPrChange w:id="12" w:author="David St-Amand" w:date="2023-11-25T05:11:00Z">
              <w:rPr>
                <w:rFonts w:ascii="Arial" w:hAnsi="Arial" w:cs="Arial"/>
                <w:b/>
                <w:bCs/>
                <w:u w:val="single"/>
              </w:rPr>
            </w:rPrChange>
          </w:rPr>
          <w:t xml:space="preserve">and constructive feedback. </w:t>
        </w:r>
        <w:r w:rsidRPr="00D83560">
          <w:rPr>
            <w:rFonts w:ascii="Arial" w:hAnsi="Arial" w:cs="Arial"/>
          </w:rPr>
          <w:t>I have made many changes that address my reviewer’s concern</w:t>
        </w:r>
      </w:ins>
      <w:ins w:id="13" w:author="David St-Amand" w:date="2023-11-25T04:01:00Z">
        <w:r w:rsidRPr="00D83560">
          <w:rPr>
            <w:rFonts w:ascii="Arial" w:hAnsi="Arial" w:cs="Arial"/>
          </w:rPr>
          <w:t>s</w:t>
        </w:r>
      </w:ins>
      <w:ins w:id="14" w:author="David St-Amand" w:date="2023-11-25T04:05:00Z">
        <w:r w:rsidRPr="00D83560">
          <w:rPr>
            <w:rFonts w:ascii="Arial" w:hAnsi="Arial" w:cs="Arial"/>
          </w:rPr>
          <w:t xml:space="preserve">, which in turn also strengthens my proposal. </w:t>
        </w:r>
      </w:ins>
      <w:ins w:id="15" w:author="David St-Amand" w:date="2023-11-25T04:06:00Z">
        <w:r w:rsidRPr="00D83560">
          <w:rPr>
            <w:rFonts w:ascii="Arial" w:hAnsi="Arial" w:cs="Arial"/>
          </w:rPr>
          <w:t>The constructive critiques have prompted me to add many details about my project, which should make the proposal clearer.</w:t>
        </w:r>
      </w:ins>
      <w:ins w:id="16" w:author="David St-Amand" w:date="2023-11-25T04:01:00Z">
        <w:r w:rsidRPr="00D83560">
          <w:rPr>
            <w:rFonts w:ascii="Arial" w:hAnsi="Arial" w:cs="Arial"/>
          </w:rPr>
          <w:t xml:space="preserve"> </w:t>
        </w:r>
      </w:ins>
      <w:ins w:id="17" w:author="David St-Amand" w:date="2023-11-25T04:04:00Z">
        <w:r w:rsidRPr="00D83560">
          <w:rPr>
            <w:rFonts w:ascii="Arial" w:hAnsi="Arial" w:cs="Arial"/>
          </w:rPr>
          <w:t>I have outlined the primary concerns</w:t>
        </w:r>
      </w:ins>
      <w:ins w:id="18" w:author="David St-Amand" w:date="2023-11-25T04:05:00Z">
        <w:r w:rsidRPr="00D83560">
          <w:rPr>
            <w:rFonts w:ascii="Arial" w:hAnsi="Arial" w:cs="Arial"/>
          </w:rPr>
          <w:t xml:space="preserve"> below and explain how I addressed them. </w:t>
        </w:r>
      </w:ins>
    </w:p>
    <w:p w14:paraId="4B8C08AA" w14:textId="77777777" w:rsidR="00243B78" w:rsidRPr="00D83560" w:rsidRDefault="00243B78" w:rsidP="00427ED1">
      <w:pPr>
        <w:spacing w:after="0" w:line="240" w:lineRule="auto"/>
        <w:jc w:val="both"/>
        <w:rPr>
          <w:ins w:id="19" w:author="David St-Amand" w:date="2023-11-25T03:52:00Z"/>
          <w:rFonts w:ascii="Arial" w:hAnsi="Arial" w:cs="Arial"/>
          <w:b/>
          <w:bCs/>
        </w:rPr>
      </w:pPr>
    </w:p>
    <w:p w14:paraId="272B586C" w14:textId="69582DF2" w:rsidR="00243B78" w:rsidRPr="00D83560" w:rsidRDefault="00243B78" w:rsidP="00427ED1">
      <w:pPr>
        <w:spacing w:after="0" w:line="240" w:lineRule="auto"/>
        <w:jc w:val="both"/>
        <w:rPr>
          <w:ins w:id="20" w:author="David St-Amand" w:date="2023-11-25T04:02:00Z"/>
          <w:rFonts w:ascii="Arial" w:hAnsi="Arial" w:cs="Arial"/>
          <w:b/>
          <w:bCs/>
          <w:rPrChange w:id="21" w:author="David St-Amand" w:date="2023-11-25T05:11:00Z">
            <w:rPr>
              <w:ins w:id="22" w:author="David St-Amand" w:date="2023-11-25T04:02:00Z"/>
            </w:rPr>
          </w:rPrChange>
        </w:rPr>
      </w:pPr>
      <w:ins w:id="23" w:author="David St-Amand" w:date="2023-11-25T03:55:00Z">
        <w:r w:rsidRPr="00D83560">
          <w:rPr>
            <w:rFonts w:ascii="Arial" w:hAnsi="Arial" w:cs="Arial"/>
            <w:b/>
            <w:bCs/>
          </w:rPr>
          <w:t>“</w:t>
        </w:r>
      </w:ins>
      <w:ins w:id="24" w:author="David St-Amand" w:date="2023-11-25T06:39:00Z">
        <w:r w:rsidR="0055317C">
          <w:rPr>
            <w:rFonts w:ascii="Arial" w:hAnsi="Arial" w:cs="Arial"/>
            <w:b/>
            <w:bCs/>
          </w:rPr>
          <w:t xml:space="preserve">Lack </w:t>
        </w:r>
      </w:ins>
      <w:ins w:id="25" w:author="David St-Amand" w:date="2023-11-25T03:58:00Z">
        <w:r w:rsidRPr="00D83560">
          <w:rPr>
            <w:rFonts w:ascii="Arial" w:hAnsi="Arial" w:cs="Arial"/>
            <w:b/>
            <w:bCs/>
            <w:rPrChange w:id="26" w:author="David St-Amand" w:date="2023-11-25T05:11:00Z">
              <w:rPr/>
            </w:rPrChange>
          </w:rPr>
          <w:t>of alternative hypotheses or how unexpected outcomes will be interpreted</w:t>
        </w:r>
        <w:r w:rsidRPr="00D83560">
          <w:rPr>
            <w:rFonts w:ascii="Arial" w:hAnsi="Arial" w:cs="Arial"/>
            <w:b/>
            <w:bCs/>
            <w:rPrChange w:id="27" w:author="David St-Amand" w:date="2023-11-25T05:11:00Z">
              <w:rPr/>
            </w:rPrChange>
          </w:rPr>
          <w:t>”</w:t>
        </w:r>
      </w:ins>
      <w:ins w:id="28" w:author="David St-Amand" w:date="2023-11-25T04:04:00Z">
        <w:r w:rsidRPr="00D83560">
          <w:rPr>
            <w:rFonts w:ascii="Arial" w:hAnsi="Arial" w:cs="Arial"/>
            <w:b/>
            <w:bCs/>
            <w:rPrChange w:id="29" w:author="David St-Amand" w:date="2023-11-25T05:11:00Z">
              <w:rPr>
                <w:b/>
                <w:bCs/>
              </w:rPr>
            </w:rPrChange>
          </w:rPr>
          <w:t>:</w:t>
        </w:r>
      </w:ins>
    </w:p>
    <w:p w14:paraId="6460ABD7" w14:textId="114B8ADC" w:rsidR="00DF6628" w:rsidRPr="00D83560" w:rsidRDefault="00243B78" w:rsidP="00E62921">
      <w:pPr>
        <w:spacing w:after="0" w:line="240" w:lineRule="auto"/>
        <w:ind w:firstLine="720"/>
        <w:jc w:val="both"/>
        <w:rPr>
          <w:ins w:id="30" w:author="David St-Amand" w:date="2023-11-25T04:09:00Z"/>
          <w:rFonts w:ascii="Arial" w:hAnsi="Arial" w:cs="Arial"/>
        </w:rPr>
        <w:pPrChange w:id="31" w:author="David St-Amand" w:date="2023-11-25T05:08:00Z">
          <w:pPr>
            <w:spacing w:after="0" w:line="240" w:lineRule="auto"/>
            <w:jc w:val="both"/>
          </w:pPr>
        </w:pPrChange>
      </w:pPr>
      <w:ins w:id="32" w:author="David St-Amand" w:date="2023-11-25T04:02:00Z">
        <w:r w:rsidRPr="00D83560">
          <w:rPr>
            <w:rFonts w:ascii="Arial" w:hAnsi="Arial" w:cs="Arial"/>
            <w:rPrChange w:id="33" w:author="David St-Amand" w:date="2023-11-25T05:11:00Z">
              <w:rPr/>
            </w:rPrChange>
          </w:rPr>
          <w:t>I have added an alternative hypotheses section for both Aim 1 and A</w:t>
        </w:r>
      </w:ins>
      <w:ins w:id="34" w:author="David St-Amand" w:date="2023-11-25T04:03:00Z">
        <w:r w:rsidRPr="00D83560">
          <w:rPr>
            <w:rFonts w:ascii="Arial" w:hAnsi="Arial" w:cs="Arial"/>
            <w:rPrChange w:id="35" w:author="David St-Amand" w:date="2023-11-25T05:11:00Z">
              <w:rPr/>
            </w:rPrChange>
          </w:rPr>
          <w:t>im 2. In Aim 1, I explain how we will use a mathematically tractable version of our model if we fail to find color opponency. This model wou</w:t>
        </w:r>
      </w:ins>
      <w:ins w:id="36" w:author="David St-Amand" w:date="2023-11-25T04:04:00Z">
        <w:r w:rsidRPr="00D83560">
          <w:rPr>
            <w:rFonts w:ascii="Arial" w:hAnsi="Arial" w:cs="Arial"/>
            <w:rPrChange w:id="37" w:author="David St-Amand" w:date="2023-11-25T05:11:00Z">
              <w:rPr/>
            </w:rPrChange>
          </w:rPr>
          <w:t xml:space="preserve">ld be relatable to previous literature and allow us to understand the parameter requirements to obtain color opponency. </w:t>
        </w:r>
      </w:ins>
      <w:ins w:id="38" w:author="David St-Amand" w:date="2023-11-25T04:07:00Z">
        <w:r w:rsidRPr="00D83560">
          <w:rPr>
            <w:rFonts w:ascii="Arial" w:hAnsi="Arial" w:cs="Arial"/>
          </w:rPr>
          <w:t xml:space="preserve">In Aim 2, I explain how we can </w:t>
        </w:r>
      </w:ins>
      <w:ins w:id="39" w:author="David St-Amand" w:date="2023-11-25T04:08:00Z">
        <w:r w:rsidRPr="00D83560">
          <w:rPr>
            <w:rFonts w:ascii="Arial" w:hAnsi="Arial" w:cs="Arial"/>
          </w:rPr>
          <w:t xml:space="preserve">train our model on different samples of natural </w:t>
        </w:r>
      </w:ins>
      <w:ins w:id="40" w:author="David St-Amand" w:date="2023-11-25T04:07:00Z">
        <w:r w:rsidRPr="00D83560">
          <w:rPr>
            <w:rFonts w:ascii="Arial" w:hAnsi="Arial" w:cs="Arial"/>
          </w:rPr>
          <w:t xml:space="preserve">movies to </w:t>
        </w:r>
      </w:ins>
      <w:ins w:id="41" w:author="David St-Amand" w:date="2023-11-25T04:08:00Z">
        <w:r w:rsidRPr="00D83560">
          <w:rPr>
            <w:rFonts w:ascii="Arial" w:hAnsi="Arial" w:cs="Arial"/>
          </w:rPr>
          <w:t>understand what natural stimuli</w:t>
        </w:r>
      </w:ins>
      <w:ins w:id="42" w:author="David St-Amand" w:date="2023-11-25T04:07:00Z">
        <w:r w:rsidRPr="00D83560">
          <w:rPr>
            <w:rFonts w:ascii="Arial" w:hAnsi="Arial" w:cs="Arial"/>
          </w:rPr>
          <w:t xml:space="preserve"> </w:t>
        </w:r>
      </w:ins>
      <w:ins w:id="43" w:author="David St-Amand" w:date="2023-11-25T04:08:00Z">
        <w:r w:rsidRPr="00D83560">
          <w:rPr>
            <w:rFonts w:ascii="Arial" w:hAnsi="Arial" w:cs="Arial"/>
          </w:rPr>
          <w:t xml:space="preserve">makes the encoding direction-selectivity efficient. </w:t>
        </w:r>
      </w:ins>
    </w:p>
    <w:p w14:paraId="46FBAC83" w14:textId="77777777" w:rsidR="00DF6628" w:rsidRPr="00D83560" w:rsidRDefault="00DF6628" w:rsidP="00DF6628">
      <w:pPr>
        <w:spacing w:after="0" w:line="240" w:lineRule="auto"/>
        <w:jc w:val="both"/>
        <w:rPr>
          <w:ins w:id="44" w:author="David St-Amand" w:date="2023-11-25T04:09:00Z"/>
          <w:rFonts w:ascii="Arial" w:hAnsi="Arial" w:cs="Arial"/>
        </w:rPr>
      </w:pPr>
    </w:p>
    <w:p w14:paraId="4BECC5CE" w14:textId="1EF1310A" w:rsidR="00471612" w:rsidRPr="00D83560" w:rsidRDefault="00DF6628" w:rsidP="00DF6628">
      <w:pPr>
        <w:spacing w:after="0" w:line="240" w:lineRule="auto"/>
        <w:jc w:val="both"/>
        <w:rPr>
          <w:ins w:id="45" w:author="David St-Amand" w:date="2023-11-25T04:14:00Z"/>
          <w:rFonts w:ascii="Arial" w:hAnsi="Arial" w:cs="Arial"/>
          <w:b/>
          <w:bCs/>
        </w:rPr>
      </w:pPr>
      <w:ins w:id="46" w:author="David St-Amand" w:date="2023-11-25T04:09:00Z">
        <w:r w:rsidRPr="00D83560">
          <w:rPr>
            <w:rFonts w:ascii="Arial" w:hAnsi="Arial" w:cs="Arial"/>
            <w:b/>
            <w:bCs/>
            <w:rPrChange w:id="47" w:author="David St-Amand" w:date="2023-11-25T05:11:00Z">
              <w:rPr>
                <w:rFonts w:ascii="Arial" w:hAnsi="Arial" w:cs="Arial"/>
              </w:rPr>
            </w:rPrChange>
          </w:rPr>
          <w:t>“</w:t>
        </w:r>
      </w:ins>
      <w:ins w:id="48" w:author="David St-Amand" w:date="2023-11-25T06:41:00Z">
        <w:r w:rsidR="00204CEF">
          <w:rPr>
            <w:rFonts w:ascii="Arial" w:hAnsi="Arial" w:cs="Arial"/>
            <w:b/>
            <w:bCs/>
          </w:rPr>
          <w:t>L</w:t>
        </w:r>
      </w:ins>
      <w:ins w:id="49" w:author="David St-Amand" w:date="2023-11-25T04:14:00Z">
        <w:r w:rsidR="00471612" w:rsidRPr="00D83560">
          <w:rPr>
            <w:rFonts w:ascii="Arial" w:hAnsi="Arial" w:cs="Arial"/>
            <w:b/>
            <w:bCs/>
          </w:rPr>
          <w:t xml:space="preserve">ack of cohesion between </w:t>
        </w:r>
      </w:ins>
      <w:ins w:id="50" w:author="David St-Amand" w:date="2023-11-25T04:15:00Z">
        <w:r w:rsidR="00471612" w:rsidRPr="00D83560">
          <w:rPr>
            <w:rFonts w:ascii="Arial" w:hAnsi="Arial" w:cs="Arial"/>
            <w:b/>
            <w:bCs/>
          </w:rPr>
          <w:t>Aim 1 and Aim 2</w:t>
        </w:r>
      </w:ins>
      <w:ins w:id="51" w:author="David St-Amand" w:date="2023-11-25T04:09:00Z">
        <w:r w:rsidRPr="00D83560">
          <w:rPr>
            <w:rFonts w:ascii="Arial" w:hAnsi="Arial" w:cs="Arial"/>
            <w:b/>
            <w:bCs/>
            <w:rPrChange w:id="52" w:author="David St-Amand" w:date="2023-11-25T05:11:00Z">
              <w:rPr>
                <w:rFonts w:ascii="Arial" w:hAnsi="Arial" w:cs="Arial"/>
              </w:rPr>
            </w:rPrChange>
          </w:rPr>
          <w:t>”</w:t>
        </w:r>
      </w:ins>
      <w:ins w:id="53" w:author="David St-Amand" w:date="2023-11-25T04:14:00Z">
        <w:r w:rsidR="00471612" w:rsidRPr="00D83560">
          <w:rPr>
            <w:rFonts w:ascii="Arial" w:hAnsi="Arial" w:cs="Arial"/>
            <w:b/>
            <w:bCs/>
          </w:rPr>
          <w:t>:</w:t>
        </w:r>
      </w:ins>
    </w:p>
    <w:p w14:paraId="6B441B65" w14:textId="1A5966CC" w:rsidR="00471612" w:rsidRPr="00D83560" w:rsidRDefault="00471612" w:rsidP="00FB2D53">
      <w:pPr>
        <w:spacing w:after="0" w:line="240" w:lineRule="auto"/>
        <w:ind w:firstLine="720"/>
        <w:jc w:val="both"/>
        <w:rPr>
          <w:ins w:id="54" w:author="David St-Amand" w:date="2023-11-25T04:14:00Z"/>
          <w:rFonts w:ascii="Arial" w:hAnsi="Arial" w:cs="Arial"/>
          <w:rPrChange w:id="55" w:author="David St-Amand" w:date="2023-11-25T05:11:00Z">
            <w:rPr>
              <w:ins w:id="56" w:author="David St-Amand" w:date="2023-11-25T04:14:00Z"/>
              <w:rFonts w:ascii="Arial" w:hAnsi="Arial" w:cs="Arial"/>
              <w:b/>
              <w:bCs/>
            </w:rPr>
          </w:rPrChange>
        </w:rPr>
        <w:pPrChange w:id="57" w:author="David St-Amand" w:date="2023-11-25T04:22:00Z">
          <w:pPr>
            <w:spacing w:after="0" w:line="240" w:lineRule="auto"/>
            <w:jc w:val="both"/>
          </w:pPr>
        </w:pPrChange>
      </w:pPr>
      <w:ins w:id="58" w:author="David St-Amand" w:date="2023-11-25T04:15:00Z">
        <w:r w:rsidRPr="00D83560">
          <w:rPr>
            <w:rFonts w:ascii="Arial" w:hAnsi="Arial" w:cs="Arial"/>
          </w:rPr>
          <w:t xml:space="preserve">Aim 1 deals </w:t>
        </w:r>
      </w:ins>
      <w:ins w:id="59" w:author="David St-Amand" w:date="2023-11-25T04:16:00Z">
        <w:r w:rsidRPr="00D83560">
          <w:rPr>
            <w:rFonts w:ascii="Arial" w:hAnsi="Arial" w:cs="Arial"/>
          </w:rPr>
          <w:t xml:space="preserve">input from different chromatic channels, and Aim 2 deals with inputs from different latencies. </w:t>
        </w:r>
      </w:ins>
      <w:ins w:id="60" w:author="David St-Amand" w:date="2023-11-25T04:20:00Z">
        <w:r w:rsidR="002E79C3" w:rsidRPr="00D83560">
          <w:rPr>
            <w:rFonts w:ascii="Arial" w:hAnsi="Arial" w:cs="Arial"/>
          </w:rPr>
          <w:t>While this was previously unclear, w</w:t>
        </w:r>
      </w:ins>
      <w:ins w:id="61" w:author="David St-Amand" w:date="2023-11-25T04:16:00Z">
        <w:r w:rsidRPr="00D83560">
          <w:rPr>
            <w:rFonts w:ascii="Arial" w:hAnsi="Arial" w:cs="Arial"/>
          </w:rPr>
          <w:t xml:space="preserve">hat these Aims have in common is that they involve multiple correlated channels as inputs. </w:t>
        </w:r>
      </w:ins>
      <w:ins w:id="62" w:author="David St-Amand" w:date="2023-11-25T04:17:00Z">
        <w:r w:rsidRPr="00D83560">
          <w:rPr>
            <w:rFonts w:ascii="Arial" w:hAnsi="Arial" w:cs="Arial"/>
          </w:rPr>
          <w:t xml:space="preserve">Previous efficient coding models have mostly focused on a single channel, and it is unclear how efficient coding strategies change when dealing with strongly correlated input channels. I have </w:t>
        </w:r>
      </w:ins>
      <w:ins w:id="63" w:author="David St-Amand" w:date="2023-11-25T04:19:00Z">
        <w:r w:rsidRPr="00D83560">
          <w:rPr>
            <w:rFonts w:ascii="Arial" w:hAnsi="Arial" w:cs="Arial"/>
          </w:rPr>
          <w:t xml:space="preserve">outlined this theme more explicitly in the Specific Aims. </w:t>
        </w:r>
      </w:ins>
      <w:ins w:id="64" w:author="David St-Amand" w:date="2023-11-25T04:20:00Z">
        <w:r w:rsidR="002E79C3" w:rsidRPr="00D83560">
          <w:rPr>
            <w:rFonts w:ascii="Arial" w:hAnsi="Arial" w:cs="Arial"/>
          </w:rPr>
          <w:t xml:space="preserve">The </w:t>
        </w:r>
      </w:ins>
      <w:ins w:id="65" w:author="David St-Amand" w:date="2023-11-25T04:19:00Z">
        <w:r w:rsidRPr="00D83560">
          <w:rPr>
            <w:rFonts w:ascii="Arial" w:hAnsi="Arial" w:cs="Arial"/>
          </w:rPr>
          <w:t>efficient coding models for Aim 1 and Aim 2 are very similar,</w:t>
        </w:r>
      </w:ins>
      <w:ins w:id="66" w:author="David St-Amand" w:date="2023-11-25T04:20:00Z">
        <w:r w:rsidR="002E79C3" w:rsidRPr="00D83560">
          <w:rPr>
            <w:rFonts w:ascii="Arial" w:hAnsi="Arial" w:cs="Arial"/>
          </w:rPr>
          <w:t xml:space="preserve"> since they deal with similar problems. For this reason,</w:t>
        </w:r>
      </w:ins>
      <w:ins w:id="67" w:author="David St-Amand" w:date="2023-11-25T04:19:00Z">
        <w:r w:rsidRPr="00D83560">
          <w:rPr>
            <w:rFonts w:ascii="Arial" w:hAnsi="Arial" w:cs="Arial"/>
          </w:rPr>
          <w:t xml:space="preserve"> the description of the efficient coding model is now its own section instead of a part of Aim 1. </w:t>
        </w:r>
      </w:ins>
    </w:p>
    <w:p w14:paraId="07A8E790" w14:textId="77777777" w:rsidR="00243B78" w:rsidRPr="00D83560" w:rsidRDefault="00243B78" w:rsidP="00427ED1">
      <w:pPr>
        <w:spacing w:after="0" w:line="240" w:lineRule="auto"/>
        <w:jc w:val="both"/>
        <w:rPr>
          <w:ins w:id="68" w:author="David St-Amand" w:date="2023-11-25T05:08:00Z"/>
          <w:rFonts w:ascii="Arial" w:hAnsi="Arial" w:cs="Arial"/>
          <w:rPrChange w:id="69" w:author="David St-Amand" w:date="2023-11-25T05:11:00Z">
            <w:rPr>
              <w:ins w:id="70" w:author="David St-Amand" w:date="2023-11-25T05:08:00Z"/>
            </w:rPr>
          </w:rPrChange>
        </w:rPr>
      </w:pPr>
    </w:p>
    <w:p w14:paraId="46877FA2" w14:textId="0653830E" w:rsidR="00E62921" w:rsidRPr="00D83560" w:rsidRDefault="00E05241" w:rsidP="00427ED1">
      <w:pPr>
        <w:spacing w:after="0" w:line="240" w:lineRule="auto"/>
        <w:jc w:val="both"/>
        <w:rPr>
          <w:ins w:id="71" w:author="David St-Amand" w:date="2023-11-25T04:04:00Z"/>
          <w:rFonts w:ascii="Arial" w:hAnsi="Arial" w:cs="Arial"/>
          <w:b/>
          <w:bCs/>
          <w:rPrChange w:id="72" w:author="David St-Amand" w:date="2023-11-25T05:11:00Z">
            <w:rPr>
              <w:ins w:id="73" w:author="David St-Amand" w:date="2023-11-25T04:04:00Z"/>
            </w:rPr>
          </w:rPrChange>
        </w:rPr>
      </w:pPr>
      <w:ins w:id="74" w:author="David St-Amand" w:date="2023-11-25T05:08:00Z">
        <w:r w:rsidRPr="00D83560">
          <w:rPr>
            <w:rFonts w:ascii="Arial" w:hAnsi="Arial" w:cs="Arial"/>
            <w:b/>
            <w:bCs/>
            <w:rPrChange w:id="75" w:author="David St-Amand" w:date="2023-11-25T05:11:00Z">
              <w:rPr/>
            </w:rPrChange>
          </w:rPr>
          <w:t>“The literature review</w:t>
        </w:r>
        <w:r w:rsidRPr="00D83560">
          <w:rPr>
            <w:rFonts w:ascii="Arial" w:hAnsi="Arial" w:cs="Arial"/>
            <w:b/>
            <w:bCs/>
            <w:rPrChange w:id="76" w:author="David St-Amand" w:date="2023-11-25T05:11:00Z">
              <w:rPr>
                <w:b/>
                <w:bCs/>
              </w:rPr>
            </w:rPrChange>
          </w:rPr>
          <w:t xml:space="preserve"> of</w:t>
        </w:r>
      </w:ins>
      <w:ins w:id="77" w:author="David St-Amand" w:date="2023-11-25T05:09:00Z">
        <w:r w:rsidRPr="00D83560">
          <w:rPr>
            <w:rFonts w:ascii="Arial" w:hAnsi="Arial" w:cs="Arial"/>
            <w:b/>
            <w:bCs/>
            <w:rPrChange w:id="78" w:author="David St-Amand" w:date="2023-11-25T05:11:00Z">
              <w:rPr>
                <w:b/>
                <w:bCs/>
              </w:rPr>
            </w:rPrChange>
          </w:rPr>
          <w:t xml:space="preserve"> </w:t>
        </w:r>
      </w:ins>
      <w:ins w:id="79" w:author="David St-Amand" w:date="2023-11-25T06:31:00Z">
        <w:r w:rsidR="00A71BA2">
          <w:rPr>
            <w:rFonts w:ascii="Arial" w:hAnsi="Arial" w:cs="Arial"/>
            <w:b/>
            <w:bCs/>
          </w:rPr>
          <w:t xml:space="preserve">Direction-Selective Ganglion Cells </w:t>
        </w:r>
      </w:ins>
      <w:ins w:id="80" w:author="David St-Amand" w:date="2023-11-25T05:08:00Z">
        <w:r w:rsidRPr="00D83560">
          <w:rPr>
            <w:rFonts w:ascii="Arial" w:hAnsi="Arial" w:cs="Arial"/>
            <w:b/>
            <w:bCs/>
            <w:rPrChange w:id="81" w:author="David St-Amand" w:date="2023-11-25T05:11:00Z">
              <w:rPr/>
            </w:rPrChange>
          </w:rPr>
          <w:t>in Aim 2 is weak”</w:t>
        </w:r>
        <w:r w:rsidRPr="00D83560">
          <w:rPr>
            <w:rFonts w:ascii="Arial" w:hAnsi="Arial" w:cs="Arial"/>
            <w:b/>
            <w:bCs/>
            <w:rPrChange w:id="82" w:author="David St-Amand" w:date="2023-11-25T05:11:00Z">
              <w:rPr>
                <w:b/>
                <w:bCs/>
              </w:rPr>
            </w:rPrChange>
          </w:rPr>
          <w:t>:</w:t>
        </w:r>
      </w:ins>
    </w:p>
    <w:p w14:paraId="4EE5EFA2" w14:textId="58DF69FB" w:rsidR="00243B78" w:rsidRPr="00D83560" w:rsidRDefault="00E05241" w:rsidP="00427ED1">
      <w:pPr>
        <w:spacing w:after="0" w:line="240" w:lineRule="auto"/>
        <w:jc w:val="both"/>
        <w:rPr>
          <w:ins w:id="83" w:author="David St-Amand" w:date="2023-11-25T05:11:00Z"/>
          <w:rFonts w:ascii="Arial" w:hAnsi="Arial" w:cs="Arial"/>
          <w:rPrChange w:id="84" w:author="David St-Amand" w:date="2023-11-25T05:11:00Z">
            <w:rPr>
              <w:ins w:id="85" w:author="David St-Amand" w:date="2023-11-25T05:11:00Z"/>
            </w:rPr>
          </w:rPrChange>
        </w:rPr>
      </w:pPr>
      <w:ins w:id="86" w:author="David St-Amand" w:date="2023-11-25T05:09:00Z">
        <w:r w:rsidRPr="00D83560">
          <w:rPr>
            <w:rFonts w:ascii="Arial" w:hAnsi="Arial" w:cs="Arial"/>
            <w:rPrChange w:id="87" w:author="David St-Amand" w:date="2023-11-25T05:11:00Z">
              <w:rPr/>
            </w:rPrChange>
          </w:rPr>
          <w:tab/>
          <w:t>I now give a more thorough literature review of Direction-Selective Ganglion Cells (DSGCs) in Aim 2. I distinguish ON-OFF DSGCs from ON DSGCs, and explain how the</w:t>
        </w:r>
      </w:ins>
      <w:ins w:id="88" w:author="David St-Amand" w:date="2023-11-25T05:10:00Z">
        <w:r w:rsidRPr="00D83560">
          <w:rPr>
            <w:rFonts w:ascii="Arial" w:hAnsi="Arial" w:cs="Arial"/>
            <w:rPrChange w:id="89" w:author="David St-Amand" w:date="2023-11-25T05:11:00Z">
              <w:rPr/>
            </w:rPrChange>
          </w:rPr>
          <w:t>ir</w:t>
        </w:r>
      </w:ins>
      <w:ins w:id="90" w:author="David St-Amand" w:date="2023-11-25T05:09:00Z">
        <w:r w:rsidRPr="00D83560">
          <w:rPr>
            <w:rFonts w:ascii="Arial" w:hAnsi="Arial" w:cs="Arial"/>
            <w:rPrChange w:id="91" w:author="David St-Amand" w:date="2023-11-25T05:11:00Z">
              <w:rPr/>
            </w:rPrChange>
          </w:rPr>
          <w:t xml:space="preserve"> receptiv</w:t>
        </w:r>
      </w:ins>
      <w:ins w:id="92" w:author="David St-Amand" w:date="2023-11-25T05:10:00Z">
        <w:r w:rsidRPr="00D83560">
          <w:rPr>
            <w:rFonts w:ascii="Arial" w:hAnsi="Arial" w:cs="Arial"/>
            <w:rPrChange w:id="93" w:author="David St-Amand" w:date="2023-11-25T05:11:00Z">
              <w:rPr/>
            </w:rPrChange>
          </w:rPr>
          <w:t>e fields properties differ from each other. The expected outcomes for this Aim ha</w:t>
        </w:r>
      </w:ins>
      <w:ins w:id="94" w:author="David St-Amand" w:date="2023-11-25T06:31:00Z">
        <w:r w:rsidR="00A71BA2">
          <w:rPr>
            <w:rFonts w:ascii="Arial" w:hAnsi="Arial" w:cs="Arial"/>
          </w:rPr>
          <w:t>ve</w:t>
        </w:r>
      </w:ins>
      <w:ins w:id="95" w:author="David St-Amand" w:date="2023-11-25T05:10:00Z">
        <w:r w:rsidRPr="00D83560">
          <w:rPr>
            <w:rFonts w:ascii="Arial" w:hAnsi="Arial" w:cs="Arial"/>
            <w:rPrChange w:id="96" w:author="David St-Amand" w:date="2023-11-25T05:11:00Z">
              <w:rPr/>
            </w:rPrChange>
          </w:rPr>
          <w:t xml:space="preserve"> also been extended to </w:t>
        </w:r>
      </w:ins>
      <w:ins w:id="97" w:author="David St-Amand" w:date="2023-11-25T05:11:00Z">
        <w:r w:rsidRPr="00D83560">
          <w:rPr>
            <w:rFonts w:ascii="Arial" w:hAnsi="Arial" w:cs="Arial"/>
            <w:rPrChange w:id="98" w:author="David St-Amand" w:date="2023-11-25T05:11:00Z">
              <w:rPr/>
            </w:rPrChange>
          </w:rPr>
          <w:t>explain</w:t>
        </w:r>
      </w:ins>
      <w:ins w:id="99" w:author="David St-Amand" w:date="2023-11-25T05:10:00Z">
        <w:r w:rsidRPr="00D83560">
          <w:rPr>
            <w:rFonts w:ascii="Arial" w:hAnsi="Arial" w:cs="Arial"/>
            <w:rPrChange w:id="100" w:author="David St-Amand" w:date="2023-11-25T05:11:00Z">
              <w:rPr/>
            </w:rPrChange>
          </w:rPr>
          <w:t xml:space="preserve"> what experimental findings </w:t>
        </w:r>
      </w:ins>
      <w:ins w:id="101" w:author="David St-Amand" w:date="2023-11-25T05:11:00Z">
        <w:r w:rsidRPr="00D83560">
          <w:rPr>
            <w:rFonts w:ascii="Arial" w:hAnsi="Arial" w:cs="Arial"/>
            <w:rPrChange w:id="102" w:author="David St-Amand" w:date="2023-11-25T05:11:00Z">
              <w:rPr/>
            </w:rPrChange>
          </w:rPr>
          <w:t xml:space="preserve">we aim to replicate. </w:t>
        </w:r>
      </w:ins>
    </w:p>
    <w:p w14:paraId="535494FE" w14:textId="77777777" w:rsidR="00D83560" w:rsidRPr="00D83560" w:rsidRDefault="00D83560" w:rsidP="00427ED1">
      <w:pPr>
        <w:spacing w:after="0" w:line="240" w:lineRule="auto"/>
        <w:jc w:val="both"/>
        <w:rPr>
          <w:ins w:id="103" w:author="David St-Amand" w:date="2023-11-25T05:11:00Z"/>
          <w:rFonts w:ascii="Arial" w:hAnsi="Arial" w:cs="Arial"/>
          <w:rPrChange w:id="104" w:author="David St-Amand" w:date="2023-11-25T05:11:00Z">
            <w:rPr>
              <w:ins w:id="105" w:author="David St-Amand" w:date="2023-11-25T05:11:00Z"/>
            </w:rPr>
          </w:rPrChange>
        </w:rPr>
      </w:pPr>
    </w:p>
    <w:p w14:paraId="1D576AF0" w14:textId="30661FC6" w:rsidR="00243B78" w:rsidRDefault="00D83560" w:rsidP="00427ED1">
      <w:pPr>
        <w:spacing w:after="0" w:line="240" w:lineRule="auto"/>
        <w:jc w:val="both"/>
        <w:rPr>
          <w:ins w:id="106" w:author="David St-Amand" w:date="2023-11-25T05:12:00Z"/>
          <w:rFonts w:ascii="Arial" w:hAnsi="Arial" w:cs="Arial"/>
          <w:b/>
          <w:bCs/>
        </w:rPr>
      </w:pPr>
      <w:ins w:id="107" w:author="David St-Amand" w:date="2023-11-25T05:11:00Z">
        <w:r w:rsidRPr="00D83560">
          <w:rPr>
            <w:rFonts w:ascii="Arial" w:hAnsi="Arial" w:cs="Arial"/>
            <w:b/>
            <w:bCs/>
            <w:rPrChange w:id="108" w:author="David St-Amand" w:date="2023-11-25T05:12:00Z">
              <w:rPr>
                <w:rFonts w:ascii="Arial" w:hAnsi="Arial" w:cs="Arial"/>
              </w:rPr>
            </w:rPrChange>
          </w:rPr>
          <w:t>“</w:t>
        </w:r>
      </w:ins>
      <w:ins w:id="109" w:author="David St-Amand" w:date="2023-11-25T06:02:00Z">
        <w:r w:rsidR="002900BA">
          <w:rPr>
            <w:rFonts w:ascii="Arial" w:hAnsi="Arial" w:cs="Arial"/>
            <w:b/>
            <w:bCs/>
          </w:rPr>
          <w:t>Concern</w:t>
        </w:r>
      </w:ins>
      <w:ins w:id="110" w:author="David St-Amand" w:date="2023-11-25T06:32:00Z">
        <w:r w:rsidR="00426505">
          <w:rPr>
            <w:rFonts w:ascii="Arial" w:hAnsi="Arial" w:cs="Arial"/>
            <w:b/>
            <w:bCs/>
          </w:rPr>
          <w:t>s</w:t>
        </w:r>
      </w:ins>
      <w:ins w:id="111" w:author="David St-Amand" w:date="2023-11-25T06:02:00Z">
        <w:r w:rsidR="002900BA">
          <w:rPr>
            <w:rFonts w:ascii="Arial" w:hAnsi="Arial" w:cs="Arial"/>
            <w:b/>
            <w:bCs/>
          </w:rPr>
          <w:t xml:space="preserve"> about the parametrization of filters as Difference-Of-Gaussians</w:t>
        </w:r>
      </w:ins>
      <w:ins w:id="112" w:author="David St-Amand" w:date="2023-11-25T05:11:00Z">
        <w:r w:rsidRPr="00D83560">
          <w:rPr>
            <w:rFonts w:ascii="Arial" w:hAnsi="Arial" w:cs="Arial"/>
            <w:b/>
            <w:bCs/>
            <w:rPrChange w:id="113" w:author="David St-Amand" w:date="2023-11-25T05:12:00Z">
              <w:rPr>
                <w:rFonts w:ascii="Arial" w:hAnsi="Arial" w:cs="Arial"/>
              </w:rPr>
            </w:rPrChange>
          </w:rPr>
          <w:t>”</w:t>
        </w:r>
      </w:ins>
      <w:ins w:id="114" w:author="David St-Amand" w:date="2023-11-25T05:12:00Z">
        <w:r>
          <w:rPr>
            <w:rFonts w:ascii="Arial" w:hAnsi="Arial" w:cs="Arial"/>
            <w:b/>
            <w:bCs/>
          </w:rPr>
          <w:t>:</w:t>
        </w:r>
      </w:ins>
    </w:p>
    <w:p w14:paraId="6C82FF4D" w14:textId="2618A463" w:rsidR="00D83560" w:rsidRDefault="00D83560" w:rsidP="00427ED1">
      <w:pPr>
        <w:spacing w:after="0" w:line="240" w:lineRule="auto"/>
        <w:jc w:val="both"/>
        <w:rPr>
          <w:ins w:id="115" w:author="David St-Amand" w:date="2023-11-25T06:32:00Z"/>
          <w:rFonts w:ascii="Arial" w:hAnsi="Arial" w:cs="Arial"/>
        </w:rPr>
      </w:pPr>
      <w:ins w:id="116" w:author="David St-Amand" w:date="2023-11-25T05:12:00Z">
        <w:r>
          <w:rPr>
            <w:rFonts w:ascii="Arial" w:hAnsi="Arial" w:cs="Arial"/>
            <w:b/>
            <w:bCs/>
          </w:rPr>
          <w:tab/>
        </w:r>
      </w:ins>
      <w:ins w:id="117" w:author="David St-Amand" w:date="2023-11-25T05:52:00Z">
        <w:r w:rsidR="00A2213D">
          <w:rPr>
            <w:rFonts w:ascii="Arial" w:hAnsi="Arial" w:cs="Arial"/>
          </w:rPr>
          <w:t xml:space="preserve">The reviewers were concerned by the Difference-Of-Gaussian parametrization of the filters. </w:t>
        </w:r>
      </w:ins>
      <w:ins w:id="118" w:author="David St-Amand" w:date="2023-11-25T05:53:00Z">
        <w:r w:rsidR="00A2213D">
          <w:rPr>
            <w:rFonts w:ascii="Arial" w:hAnsi="Arial" w:cs="Arial"/>
          </w:rPr>
          <w:t xml:space="preserve">For both Aim 1 and Aim 2, </w:t>
        </w:r>
      </w:ins>
      <w:ins w:id="119" w:author="David St-Amand" w:date="2023-11-25T05:58:00Z">
        <w:r w:rsidR="00CE5E7F">
          <w:rPr>
            <w:rFonts w:ascii="Arial" w:hAnsi="Arial" w:cs="Arial"/>
          </w:rPr>
          <w:t>preliminary analyses have shown that the filters consistently converge to Difference-Of-Gaussians. We therefore believe th</w:t>
        </w:r>
      </w:ins>
      <w:ins w:id="120" w:author="David St-Amand" w:date="2023-11-25T05:59:00Z">
        <w:r w:rsidR="00CE5E7F">
          <w:rPr>
            <w:rFonts w:ascii="Arial" w:hAnsi="Arial" w:cs="Arial"/>
          </w:rPr>
          <w:t xml:space="preserve">at this parametrization will not affect the model’s results. In light of the reviewers’ concerns, we will </w:t>
        </w:r>
      </w:ins>
      <w:ins w:id="121" w:author="David St-Amand" w:date="2023-11-25T06:00:00Z">
        <w:r w:rsidR="005B10D5">
          <w:rPr>
            <w:rFonts w:ascii="Arial" w:hAnsi="Arial" w:cs="Arial"/>
          </w:rPr>
          <w:t>perform follow-up experiments after the completion of each Aim to verify that the results</w:t>
        </w:r>
      </w:ins>
      <w:ins w:id="122" w:author="David St-Amand" w:date="2023-11-25T05:59:00Z">
        <w:r w:rsidR="00CE5E7F">
          <w:rPr>
            <w:rFonts w:ascii="Arial" w:hAnsi="Arial" w:cs="Arial"/>
          </w:rPr>
          <w:t xml:space="preserve"> can be generalized to models with filters that are not parametrized. </w:t>
        </w:r>
      </w:ins>
    </w:p>
    <w:p w14:paraId="11F851DC" w14:textId="77777777" w:rsidR="00426505" w:rsidRDefault="00426505" w:rsidP="00427ED1">
      <w:pPr>
        <w:spacing w:after="0" w:line="240" w:lineRule="auto"/>
        <w:jc w:val="both"/>
        <w:rPr>
          <w:ins w:id="123" w:author="David St-Amand" w:date="2023-11-25T06:32:00Z"/>
          <w:rFonts w:ascii="Arial" w:hAnsi="Arial" w:cs="Arial"/>
        </w:rPr>
      </w:pPr>
    </w:p>
    <w:p w14:paraId="6496197D" w14:textId="6DC4BDCD" w:rsidR="00426505" w:rsidRPr="00D83560" w:rsidRDefault="00426505" w:rsidP="00426505">
      <w:pPr>
        <w:spacing w:after="0" w:line="240" w:lineRule="auto"/>
        <w:jc w:val="both"/>
        <w:rPr>
          <w:ins w:id="124" w:author="David St-Amand" w:date="2023-11-25T06:32:00Z"/>
          <w:rFonts w:ascii="Arial" w:hAnsi="Arial" w:cs="Arial"/>
          <w:b/>
          <w:bCs/>
        </w:rPr>
      </w:pPr>
      <w:ins w:id="125" w:author="David St-Amand" w:date="2023-11-25T06:32:00Z">
        <w:r w:rsidRPr="00F0714B">
          <w:rPr>
            <w:rFonts w:ascii="Arial" w:hAnsi="Arial" w:cs="Arial"/>
            <w:b/>
            <w:bCs/>
          </w:rPr>
          <w:t>“</w:t>
        </w:r>
      </w:ins>
      <w:ins w:id="126" w:author="David St-Amand" w:date="2023-11-25T06:40:00Z">
        <w:r w:rsidR="0055317C">
          <w:rPr>
            <w:rFonts w:ascii="Arial" w:hAnsi="Arial" w:cs="Arial"/>
            <w:b/>
            <w:bCs/>
          </w:rPr>
          <w:t>The efficient coding model could be explained better</w:t>
        </w:r>
      </w:ins>
      <w:ins w:id="127" w:author="David St-Amand" w:date="2023-11-25T06:32:00Z">
        <w:r w:rsidRPr="00D83560">
          <w:rPr>
            <w:rFonts w:ascii="Arial" w:hAnsi="Arial" w:cs="Arial"/>
            <w:b/>
            <w:bCs/>
          </w:rPr>
          <w:t>”:</w:t>
        </w:r>
      </w:ins>
    </w:p>
    <w:p w14:paraId="6E2BEFDB" w14:textId="0B526833" w:rsidR="00426505" w:rsidRPr="00D83560" w:rsidRDefault="00426505" w:rsidP="00427ED1">
      <w:pPr>
        <w:spacing w:after="0" w:line="240" w:lineRule="auto"/>
        <w:jc w:val="both"/>
        <w:rPr>
          <w:ins w:id="128" w:author="David St-Amand" w:date="2023-11-25T03:52:00Z"/>
          <w:rFonts w:ascii="Arial" w:hAnsi="Arial" w:cs="Arial"/>
          <w:rPrChange w:id="129" w:author="David St-Amand" w:date="2023-11-25T05:12:00Z">
            <w:rPr>
              <w:ins w:id="130" w:author="David St-Amand" w:date="2023-11-25T03:52:00Z"/>
              <w:rFonts w:ascii="Arial" w:hAnsi="Arial" w:cs="Arial"/>
              <w:b/>
              <w:bCs/>
            </w:rPr>
          </w:rPrChange>
        </w:rPr>
      </w:pPr>
      <w:ins w:id="131" w:author="David St-Amand" w:date="2023-11-25T06:32:00Z">
        <w:r w:rsidRPr="00D83560">
          <w:rPr>
            <w:rFonts w:ascii="Arial" w:hAnsi="Arial" w:cs="Arial"/>
          </w:rPr>
          <w:tab/>
          <w:t xml:space="preserve">I’ve included a general introduction to efficient coding in the approach section. This includes the definition of mutual information and entropy, which are essential aspects of efficient coding. I’ve also given a more </w:t>
        </w:r>
        <w:r w:rsidR="002F62D6">
          <w:rPr>
            <w:rFonts w:ascii="Arial" w:hAnsi="Arial" w:cs="Arial"/>
          </w:rPr>
          <w:t>mathematically rigorous</w:t>
        </w:r>
        <w:r w:rsidRPr="00D83560">
          <w:rPr>
            <w:rFonts w:ascii="Arial" w:hAnsi="Arial" w:cs="Arial"/>
          </w:rPr>
          <w:t xml:space="preserve"> explanation of the model, </w:t>
        </w:r>
        <w:r w:rsidR="0070512C">
          <w:rPr>
            <w:rFonts w:ascii="Arial" w:hAnsi="Arial" w:cs="Arial"/>
          </w:rPr>
          <w:t>whe</w:t>
        </w:r>
      </w:ins>
      <w:ins w:id="132" w:author="David St-Amand" w:date="2023-11-25T06:33:00Z">
        <w:r w:rsidR="0070512C">
          <w:rPr>
            <w:rFonts w:ascii="Arial" w:hAnsi="Arial" w:cs="Arial"/>
          </w:rPr>
          <w:t xml:space="preserve">re I describe in more details </w:t>
        </w:r>
      </w:ins>
      <w:ins w:id="133" w:author="David St-Amand" w:date="2023-11-25T06:32:00Z">
        <w:r w:rsidRPr="00D83560">
          <w:rPr>
            <w:rFonts w:ascii="Arial" w:hAnsi="Arial" w:cs="Arial"/>
          </w:rPr>
          <w:t>how noise is included and what the output nonlinearity is.</w:t>
        </w:r>
        <w:r>
          <w:rPr>
            <w:rFonts w:ascii="Arial" w:hAnsi="Arial" w:cs="Arial"/>
          </w:rPr>
          <w:t xml:space="preserve"> </w:t>
        </w:r>
      </w:ins>
    </w:p>
    <w:p w14:paraId="2BE3D3BB" w14:textId="77777777" w:rsidR="00243B78" w:rsidRDefault="00243B78" w:rsidP="00427ED1">
      <w:pPr>
        <w:spacing w:after="0" w:line="240" w:lineRule="auto"/>
        <w:jc w:val="both"/>
        <w:rPr>
          <w:ins w:id="134" w:author="David St-Amand" w:date="2023-11-25T03:52:00Z"/>
          <w:rFonts w:ascii="Arial" w:hAnsi="Arial" w:cs="Arial"/>
          <w:b/>
          <w:bCs/>
        </w:rPr>
      </w:pPr>
    </w:p>
    <w:p w14:paraId="52A68E3E" w14:textId="77777777" w:rsidR="00426505" w:rsidRPr="00D83560" w:rsidRDefault="00426505" w:rsidP="00426505">
      <w:pPr>
        <w:spacing w:after="0" w:line="240" w:lineRule="auto"/>
        <w:jc w:val="both"/>
        <w:rPr>
          <w:ins w:id="135" w:author="David St-Amand" w:date="2023-11-25T06:31:00Z"/>
          <w:rFonts w:ascii="Arial" w:hAnsi="Arial" w:cs="Arial"/>
          <w:b/>
          <w:bCs/>
        </w:rPr>
      </w:pPr>
      <w:ins w:id="136" w:author="David St-Amand" w:date="2023-11-25T06:31:00Z">
        <w:r w:rsidRPr="00F0714B">
          <w:rPr>
            <w:rFonts w:ascii="Arial" w:hAnsi="Arial" w:cs="Arial"/>
            <w:b/>
            <w:bCs/>
          </w:rPr>
          <w:t xml:space="preserve">“Spatial </w:t>
        </w:r>
        <w:proofErr w:type="spellStart"/>
        <w:r w:rsidRPr="00F0714B">
          <w:rPr>
            <w:rFonts w:ascii="Arial" w:hAnsi="Arial" w:cs="Arial"/>
            <w:b/>
            <w:bCs/>
          </w:rPr>
          <w:t>downsampling</w:t>
        </w:r>
        <w:proofErr w:type="spellEnd"/>
        <w:r w:rsidRPr="00F0714B">
          <w:rPr>
            <w:rFonts w:ascii="Arial" w:hAnsi="Arial" w:cs="Arial"/>
            <w:b/>
            <w:bCs/>
          </w:rPr>
          <w:t xml:space="preserve"> of natural images may lose important statistical relationships between locations”</w:t>
        </w:r>
        <w:r w:rsidRPr="00D83560">
          <w:rPr>
            <w:rFonts w:ascii="Arial" w:hAnsi="Arial" w:cs="Arial"/>
            <w:b/>
            <w:bCs/>
          </w:rPr>
          <w:t>:</w:t>
        </w:r>
      </w:ins>
    </w:p>
    <w:p w14:paraId="5AABD470" w14:textId="77777777" w:rsidR="00426505" w:rsidRPr="00F0714B" w:rsidRDefault="00426505" w:rsidP="00426505">
      <w:pPr>
        <w:spacing w:after="0" w:line="240" w:lineRule="auto"/>
        <w:jc w:val="both"/>
        <w:rPr>
          <w:ins w:id="137" w:author="David St-Amand" w:date="2023-11-25T06:31:00Z"/>
          <w:rFonts w:ascii="Arial" w:hAnsi="Arial" w:cs="Arial"/>
        </w:rPr>
      </w:pPr>
      <w:ins w:id="138" w:author="David St-Amand" w:date="2023-11-25T06:31:00Z">
        <w:r w:rsidRPr="00D83560">
          <w:rPr>
            <w:rFonts w:ascii="Arial" w:hAnsi="Arial" w:cs="Arial"/>
            <w:b/>
            <w:bCs/>
          </w:rPr>
          <w:tab/>
        </w:r>
        <w:r w:rsidRPr="00D83560">
          <w:rPr>
            <w:rFonts w:ascii="Arial" w:hAnsi="Arial" w:cs="Arial"/>
          </w:rPr>
          <w:t xml:space="preserve">How we draw training samples from the full images was previously unclear. Instead of </w:t>
        </w:r>
        <w:proofErr w:type="spellStart"/>
        <w:r w:rsidRPr="00D83560">
          <w:rPr>
            <w:rFonts w:ascii="Arial" w:hAnsi="Arial" w:cs="Arial"/>
          </w:rPr>
          <w:t>downsampling</w:t>
        </w:r>
        <w:proofErr w:type="spellEnd"/>
        <w:r w:rsidRPr="00D83560">
          <w:rPr>
            <w:rFonts w:ascii="Arial" w:hAnsi="Arial" w:cs="Arial"/>
          </w:rPr>
          <w:t xml:space="preserve">, we crop smaller 16x16 training samples from the full 1000x1280 images. This allows us </w:t>
        </w:r>
        <w:r>
          <w:rPr>
            <w:rFonts w:ascii="Arial" w:hAnsi="Arial" w:cs="Arial"/>
          </w:rPr>
          <w:t xml:space="preserve">to create </w:t>
        </w:r>
        <w:r w:rsidRPr="00D83560">
          <w:rPr>
            <w:rFonts w:ascii="Arial" w:hAnsi="Arial" w:cs="Arial"/>
          </w:rPr>
          <w:t xml:space="preserve">a large number of training samples </w:t>
        </w:r>
        <w:r>
          <w:rPr>
            <w:rFonts w:ascii="Arial" w:hAnsi="Arial" w:cs="Arial"/>
          </w:rPr>
          <w:t>from each</w:t>
        </w:r>
        <w:r w:rsidRPr="00D83560">
          <w:rPr>
            <w:rFonts w:ascii="Arial" w:hAnsi="Arial" w:cs="Arial"/>
          </w:rPr>
          <w:t xml:space="preserve"> image. We’ve now clarified this section of the approach.  </w:t>
        </w:r>
      </w:ins>
    </w:p>
    <w:p w14:paraId="2043A5EA" w14:textId="77777777" w:rsidR="00243B78" w:rsidRDefault="00243B78" w:rsidP="00427ED1">
      <w:pPr>
        <w:spacing w:after="0" w:line="240" w:lineRule="auto"/>
        <w:jc w:val="both"/>
        <w:rPr>
          <w:ins w:id="139" w:author="David St-Amand" w:date="2023-11-25T03:52:00Z"/>
          <w:rFonts w:ascii="Arial" w:hAnsi="Arial" w:cs="Arial"/>
          <w:b/>
          <w:bCs/>
        </w:rPr>
      </w:pPr>
    </w:p>
    <w:p w14:paraId="025E1367" w14:textId="77777777" w:rsidR="00243B78" w:rsidRDefault="00243B78" w:rsidP="00427ED1">
      <w:pPr>
        <w:spacing w:after="0" w:line="240" w:lineRule="auto"/>
        <w:jc w:val="both"/>
        <w:rPr>
          <w:ins w:id="140" w:author="David St-Amand" w:date="2023-11-25T06:41:00Z"/>
          <w:rFonts w:ascii="Arial" w:hAnsi="Arial" w:cs="Arial"/>
          <w:b/>
          <w:bCs/>
        </w:rPr>
      </w:pPr>
    </w:p>
    <w:p w14:paraId="5D564A62" w14:textId="77777777" w:rsidR="00204CEF" w:rsidRDefault="00204CEF" w:rsidP="00427ED1">
      <w:pPr>
        <w:spacing w:after="0" w:line="240" w:lineRule="auto"/>
        <w:jc w:val="both"/>
        <w:rPr>
          <w:ins w:id="141" w:author="David St-Amand" w:date="2023-11-25T06:00:00Z"/>
          <w:rFonts w:ascii="Arial" w:hAnsi="Arial" w:cs="Arial"/>
          <w:b/>
          <w:bCs/>
        </w:rPr>
      </w:pPr>
    </w:p>
    <w:p w14:paraId="15609B1B" w14:textId="77777777" w:rsidR="00AA1C47" w:rsidRDefault="00AA1C47" w:rsidP="00427ED1">
      <w:pPr>
        <w:spacing w:after="0" w:line="240" w:lineRule="auto"/>
        <w:jc w:val="both"/>
        <w:rPr>
          <w:ins w:id="142" w:author="David St-Amand" w:date="2023-11-25T03:52:00Z"/>
          <w:rFonts w:ascii="Arial" w:hAnsi="Arial" w:cs="Arial"/>
          <w:b/>
          <w:bCs/>
        </w:rPr>
      </w:pPr>
    </w:p>
    <w:p w14:paraId="4399F4DD" w14:textId="10C2204E" w:rsidR="00427ED1" w:rsidRPr="005A2087" w:rsidRDefault="00427ED1" w:rsidP="00427ED1">
      <w:pPr>
        <w:spacing w:after="0" w:line="240" w:lineRule="auto"/>
        <w:jc w:val="both"/>
        <w:rPr>
          <w:rFonts w:ascii="Arial" w:hAnsi="Arial" w:cs="Arial"/>
          <w:b/>
          <w:bCs/>
        </w:rPr>
      </w:pPr>
      <w:r w:rsidRPr="005A2087">
        <w:rPr>
          <w:rFonts w:ascii="Arial" w:hAnsi="Arial" w:cs="Arial"/>
          <w:b/>
          <w:bCs/>
        </w:rPr>
        <w:lastRenderedPageBreak/>
        <w:t xml:space="preserve">Specific aims </w:t>
      </w:r>
    </w:p>
    <w:p w14:paraId="16ECA58D" w14:textId="77777777" w:rsidR="00427ED1" w:rsidRPr="005A2087" w:rsidRDefault="00427ED1" w:rsidP="00647D17">
      <w:pPr>
        <w:spacing w:after="0" w:line="240" w:lineRule="auto"/>
        <w:ind w:firstLine="720"/>
        <w:jc w:val="both"/>
        <w:rPr>
          <w:rFonts w:ascii="Arial" w:hAnsi="Arial" w:cs="Arial"/>
        </w:rPr>
      </w:pPr>
    </w:p>
    <w:p w14:paraId="718A219C" w14:textId="4FFB821F" w:rsidR="00647D17" w:rsidRPr="005A2087" w:rsidRDefault="00647D17" w:rsidP="00647D17">
      <w:pPr>
        <w:spacing w:after="0" w:line="240" w:lineRule="auto"/>
        <w:ind w:firstLine="720"/>
        <w:jc w:val="both"/>
        <w:rPr>
          <w:rFonts w:ascii="Arial" w:hAnsi="Arial" w:cs="Arial"/>
        </w:rPr>
      </w:pPr>
      <w:r w:rsidRPr="005A2087">
        <w:rPr>
          <w:rFonts w:ascii="Arial" w:hAnsi="Arial" w:cs="Arial"/>
        </w:rPr>
        <w:t>One of the primary goals in neuroscience is to figure out simple principles that explain how nervous systems are organized. One of the most successful theories in this vein states that sensory systems should remove redundancies in their inputs to optimize the information they process</w:t>
      </w:r>
      <w:del w:id="143" w:author="David St-Amand" w:date="2023-11-25T04:14:00Z">
        <w:r w:rsidRPr="005A2087" w:rsidDel="00471612">
          <w:rPr>
            <w:rFonts w:ascii="Arial" w:hAnsi="Arial" w:cs="Arial"/>
          </w:rPr>
          <w:fldChar w:fldCharType="begin"/>
        </w:r>
        <w:r w:rsidR="00425B88" w:rsidDel="00471612">
          <w:rPr>
            <w:rFonts w:ascii="Arial" w:hAnsi="Arial" w:cs="Arial"/>
          </w:rPr>
          <w:delInstrText xml:space="preserve"> ADDIN EN.CITE &lt;EndNote&gt;&lt;Cite&gt;&lt;Author&gt;Barlow&lt;/Author&gt;&lt;Year&gt;1961&lt;/Year&gt;&lt;RecNum&gt;16&lt;/RecNum&gt;&lt;DisplayText&gt;&lt;style face="superscript"&gt;1&lt;/style&gt;&lt;/DisplayText&gt;&lt;record&gt;&lt;rec-number&gt;16&lt;/rec-number&gt;&lt;foreign-keys&gt;&lt;key app="EN" db-id="5wd52x90lterdlefr95xtvpjftes5w9fpzwx" timestamp="1697051282"&gt;16&lt;/key&gt;&lt;/foreign-keys&gt;&lt;ref-type name="Journal Article"&gt;17&lt;/ref-type&gt;&lt;contributors&gt;&lt;authors&gt;&lt;author&gt;Barlow, Horace B&lt;/author&gt;&lt;/authors&gt;&lt;/contributors&gt;&lt;titles&gt;&lt;title&gt;Possible principles underlying the transformation of sensory messages&lt;/title&gt;&lt;secondary-title&gt;Sensory communication&lt;/secondary-title&gt;&lt;/titles&gt;&lt;periodical&gt;&lt;full-title&gt;Sensory communication&lt;/full-title&gt;&lt;/periodical&gt;&lt;pages&gt;217-233&lt;/pages&gt;&lt;volume&gt;1&lt;/volume&gt;&lt;number&gt;01&lt;/number&gt;&lt;dates&gt;&lt;year&gt;1961&lt;/year&gt;&lt;/dates&gt;&lt;urls&gt;&lt;/urls&gt;&lt;/record&gt;&lt;/Cite&gt;&lt;/EndNote&gt;</w:delInstrText>
        </w:r>
        <w:r w:rsidRPr="005A2087" w:rsidDel="00471612">
          <w:rPr>
            <w:rFonts w:ascii="Arial" w:hAnsi="Arial" w:cs="Arial"/>
          </w:rPr>
          <w:fldChar w:fldCharType="separate"/>
        </w:r>
        <w:r w:rsidR="00425B88" w:rsidRPr="00425B88" w:rsidDel="00471612">
          <w:rPr>
            <w:rFonts w:ascii="Arial" w:hAnsi="Arial" w:cs="Arial"/>
            <w:noProof/>
            <w:vertAlign w:val="superscript"/>
          </w:rPr>
          <w:delText>1</w:delText>
        </w:r>
        <w:r w:rsidRPr="005A2087" w:rsidDel="00471612">
          <w:rPr>
            <w:rFonts w:ascii="Arial" w:hAnsi="Arial" w:cs="Arial"/>
          </w:rPr>
          <w:fldChar w:fldCharType="end"/>
        </w:r>
      </w:del>
      <w:r w:rsidRPr="005A2087">
        <w:rPr>
          <w:rFonts w:ascii="Arial" w:hAnsi="Arial" w:cs="Arial"/>
        </w:rPr>
        <w:t xml:space="preserve">. This </w:t>
      </w:r>
      <w:r w:rsidRPr="005A2087">
        <w:rPr>
          <w:rFonts w:ascii="Arial" w:hAnsi="Arial" w:cs="Arial"/>
          <w:i/>
          <w:iCs/>
        </w:rPr>
        <w:t>efficient coding hypothesis</w:t>
      </w:r>
      <w:r w:rsidRPr="005A2087">
        <w:rPr>
          <w:rFonts w:ascii="Arial" w:hAnsi="Arial" w:cs="Arial"/>
        </w:rPr>
        <w:t xml:space="preserve"> provides us with a mathematical framework to understand how neurons </w:t>
      </w:r>
      <w:r w:rsidRPr="005A2087">
        <w:rPr>
          <w:rFonts w:ascii="Arial" w:hAnsi="Arial" w:cs="Arial"/>
          <w:i/>
          <w:iCs/>
        </w:rPr>
        <w:t>should</w:t>
      </w:r>
      <w:r w:rsidRPr="005A2087">
        <w:rPr>
          <w:rFonts w:ascii="Arial" w:hAnsi="Arial" w:cs="Arial"/>
        </w:rPr>
        <w:t xml:space="preserve"> encode information, which can then be experimentally tested against how neurons </w:t>
      </w:r>
      <w:r w:rsidRPr="005A2087">
        <w:rPr>
          <w:rFonts w:ascii="Arial" w:hAnsi="Arial" w:cs="Arial"/>
          <w:i/>
          <w:iCs/>
        </w:rPr>
        <w:t>actually</w:t>
      </w:r>
      <w:r w:rsidRPr="005A2087">
        <w:rPr>
          <w:rFonts w:ascii="Arial" w:hAnsi="Arial" w:cs="Arial"/>
        </w:rPr>
        <w:t xml:space="preserve"> do so. Over the past 60 years, efficient coding has successfully explained many experimental findings in different sensory modalities such as vision</w:t>
      </w:r>
      <w:r w:rsidRPr="005A2087">
        <w:rPr>
          <w:rFonts w:ascii="Arial" w:hAnsi="Arial" w:cs="Arial"/>
        </w:rPr>
        <w:fldChar w:fldCharType="begin">
          <w:fldData xml:space="preserve">PEVuZE5vdGU+PENpdGU+PEF1dGhvcj5CYWxhc3VicmFtYW5pYW48L0F1dGhvcj48WWVhcj4yMDAy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PEVuZE5vdGU+PENpdGU+PEF1dGhvcj5CYWxhc3VicmFtYW5pYW48L0F1dGhvcj48WWVhcj4yMDAy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fldChar w:fldCharType="separate"/>
      </w:r>
      <w:r w:rsidR="00471612" w:rsidRPr="00471612">
        <w:rPr>
          <w:rFonts w:ascii="Arial" w:hAnsi="Arial" w:cs="Arial"/>
          <w:noProof/>
          <w:vertAlign w:val="superscript"/>
        </w:rPr>
        <w:t>1-6</w:t>
      </w:r>
      <w:r w:rsidRPr="005A2087">
        <w:rPr>
          <w:rFonts w:ascii="Arial" w:hAnsi="Arial" w:cs="Arial"/>
        </w:rPr>
        <w:fldChar w:fldCharType="end"/>
      </w:r>
      <w:r w:rsidRPr="005A2087">
        <w:rPr>
          <w:rFonts w:ascii="Arial" w:hAnsi="Arial" w:cs="Arial"/>
        </w:rPr>
        <w:t>, audition</w:t>
      </w:r>
      <w:r w:rsidRPr="005A2087">
        <w:rPr>
          <w:rFonts w:ascii="Arial" w:hAnsi="Arial" w:cs="Arial"/>
        </w:rPr>
        <w:fldChar w:fldCharType="begin"/>
      </w:r>
      <w:r w:rsidR="00471612">
        <w:rPr>
          <w:rFonts w:ascii="Arial" w:hAnsi="Arial" w:cs="Arial"/>
        </w:rPr>
        <w:instrText xml:space="preserve"> ADDIN EN.CITE &lt;EndNote&gt;&lt;Cite&gt;&lt;Author&gt;Lewicki&lt;/Author&gt;&lt;Year&gt;2002&lt;/Year&gt;&lt;RecNum&gt;17&lt;/RecNum&gt;&lt;DisplayText&gt;&lt;style face="superscript"&gt;7&lt;/style&gt;&lt;/DisplayText&gt;&lt;record&gt;&lt;rec-number&gt;17&lt;/rec-number&gt;&lt;foreign-keys&gt;&lt;key app="EN" db-id="5wd52x90lterdlefr95xtvpjftes5w9fpzwx" timestamp="1697051287"&gt;17&lt;/key&gt;&lt;/foreign-keys&gt;&lt;ref-type name="Journal Article"&gt;17&lt;/ref-type&gt;&lt;contributors&gt;&lt;authors&gt;&lt;author&gt;Lewicki, Michael S&lt;/author&gt;&lt;/authors&gt;&lt;/contributors&gt;&lt;titles&gt;&lt;title&gt;Efficient coding of natural sounds&lt;/title&gt;&lt;secondary-title&gt;Nature neuroscience&lt;/secondary-title&gt;&lt;/titles&gt;&lt;periodical&gt;&lt;full-title&gt;Nature neuroscience&lt;/full-title&gt;&lt;/periodical&gt;&lt;pages&gt;356-363&lt;/pages&gt;&lt;volume&gt;5&lt;/volume&gt;&lt;number&gt;4&lt;/number&gt;&lt;dates&gt;&lt;year&gt;2002&lt;/year&gt;&lt;/dates&gt;&lt;isbn&gt;1097-6256&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7</w:t>
      </w:r>
      <w:r w:rsidRPr="005A2087">
        <w:rPr>
          <w:rFonts w:ascii="Arial" w:hAnsi="Arial" w:cs="Arial"/>
        </w:rPr>
        <w:fldChar w:fldCharType="end"/>
      </w:r>
      <w:r w:rsidRPr="005A2087">
        <w:rPr>
          <w:rFonts w:ascii="Arial" w:hAnsi="Arial" w:cs="Arial"/>
        </w:rPr>
        <w:t xml:space="preserve"> and touch</w:t>
      </w:r>
      <w:r w:rsidRPr="005A2087">
        <w:rPr>
          <w:rFonts w:ascii="Arial" w:hAnsi="Arial" w:cs="Arial"/>
        </w:rPr>
        <w:fldChar w:fldCharType="begin"/>
      </w:r>
      <w:r w:rsidR="00471612">
        <w:rPr>
          <w:rFonts w:ascii="Arial" w:hAnsi="Arial" w:cs="Arial"/>
        </w:rPr>
        <w:instrText xml:space="preserve"> ADDIN EN.CITE &lt;EndNote&gt;&lt;Cite&gt;&lt;Author&gt;Miller&lt;/Author&gt;&lt;Year&gt;2019&lt;/Year&gt;&lt;RecNum&gt;18&lt;/RecNum&gt;&lt;DisplayText&gt;&lt;style face="superscript"&gt;8&lt;/style&gt;&lt;/DisplayText&gt;&lt;record&gt;&lt;rec-number&gt;18&lt;/rec-number&gt;&lt;foreign-keys&gt;&lt;key app="EN" db-id="5wd52x90lterdlefr95xtvpjftes5w9fpzwx" timestamp="1697051290"&gt;18&lt;/key&gt;&lt;/foreign-keys&gt;&lt;ref-type name="Journal Article"&gt;17&lt;/ref-type&gt;&lt;contributors&gt;&lt;authors&gt;&lt;author&gt;Miller, Luke E&lt;/author&gt;&lt;author&gt;Fabio, Cécile&lt;/author&gt;&lt;author&gt;Ravenda, Valeria&lt;/author&gt;&lt;author&gt;Bahmad, Salam&lt;/author&gt;&lt;author&gt;Koun, Eric&lt;/author&gt;&lt;author&gt;Salemme, Romeo&lt;/author&gt;&lt;author&gt;Luauté, Jacques&lt;/author&gt;&lt;author&gt;Bolognini, Nadia&lt;/author&gt;&lt;author&gt;Hayward, Vincent&lt;/author&gt;&lt;author&gt;Farne, Alessandro&lt;/author&gt;&lt;/authors&gt;&lt;/contributors&gt;&lt;titles&gt;&lt;title&gt;Somatosensory cortex efficiently processes touch located beyond the body&lt;/title&gt;&lt;secondary-title&gt;Current Biology&lt;/secondary-title&gt;&lt;/titles&gt;&lt;periodical&gt;&lt;full-title&gt;Current Biology&lt;/full-title&gt;&lt;/periodical&gt;&lt;pages&gt;4276-4283. e5&lt;/pages&gt;&lt;volume&gt;29&lt;/volume&gt;&lt;number&gt;24&lt;/number&gt;&lt;dates&gt;&lt;year&gt;2019&lt;/year&gt;&lt;/dates&gt;&lt;isbn&gt;0960-9822&lt;/isbn&gt;&lt;urls&gt;&lt;/urls&gt;&lt;/record&gt;&lt;/Cite&gt;&lt;/EndNote&gt;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8</w:t>
      </w:r>
      <w:r w:rsidRPr="005A2087">
        <w:rPr>
          <w:rFonts w:ascii="Arial" w:hAnsi="Arial" w:cs="Arial"/>
        </w:rPr>
        <w:fldChar w:fldCharType="end"/>
      </w:r>
      <w:r w:rsidRPr="005A2087">
        <w:rPr>
          <w:rFonts w:ascii="Arial" w:hAnsi="Arial" w:cs="Arial"/>
        </w:rPr>
        <w:t>. This hypothesis has been especially successful in the retina, where it can explain many features of retinal encoding such as center-surround receptive fields and ON-OFF pathways</w:t>
      </w:r>
      <w:r w:rsidRPr="005A2087">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fldChar w:fldCharType="separate"/>
      </w:r>
      <w:r w:rsidR="00471612" w:rsidRPr="00471612">
        <w:rPr>
          <w:rFonts w:ascii="Arial" w:hAnsi="Arial" w:cs="Arial"/>
          <w:noProof/>
          <w:vertAlign w:val="superscript"/>
        </w:rPr>
        <w:t>1, 2, 6, 9, 10</w:t>
      </w:r>
      <w:r w:rsidRPr="005A2087">
        <w:rPr>
          <w:rFonts w:ascii="Arial" w:hAnsi="Arial" w:cs="Arial"/>
        </w:rPr>
        <w:fldChar w:fldCharType="end"/>
      </w:r>
      <w:r w:rsidRPr="005A2087">
        <w:rPr>
          <w:rFonts w:ascii="Arial" w:hAnsi="Arial" w:cs="Arial"/>
        </w:rPr>
        <w:t xml:space="preserve">. However, we still lack efficient coding predictions for how the retina processes </w:t>
      </w:r>
      <w:ins w:id="144" w:author="David St-Amand" w:date="2023-11-23T21:06:00Z">
        <w:r w:rsidR="00833772">
          <w:rPr>
            <w:rFonts w:ascii="Arial" w:hAnsi="Arial" w:cs="Arial"/>
          </w:rPr>
          <w:t xml:space="preserve">strongly correlated inputs </w:t>
        </w:r>
      </w:ins>
      <w:ins w:id="145" w:author="David St-Amand" w:date="2023-11-23T21:09:00Z">
        <w:r w:rsidR="00AB3278">
          <w:rPr>
            <w:rFonts w:ascii="Arial" w:hAnsi="Arial" w:cs="Arial"/>
          </w:rPr>
          <w:t>across</w:t>
        </w:r>
      </w:ins>
      <w:ins w:id="146" w:author="David St-Amand" w:date="2023-11-23T21:06:00Z">
        <w:r w:rsidR="00833772">
          <w:rPr>
            <w:rFonts w:ascii="Arial" w:hAnsi="Arial" w:cs="Arial"/>
          </w:rPr>
          <w:t xml:space="preserve"> multiple channels. </w:t>
        </w:r>
      </w:ins>
      <w:ins w:id="147" w:author="David St-Amand" w:date="2023-11-23T21:08:00Z">
        <w:r w:rsidR="006068A8">
          <w:rPr>
            <w:rFonts w:ascii="Arial" w:hAnsi="Arial" w:cs="Arial"/>
          </w:rPr>
          <w:t xml:space="preserve">Solving this problem is important to understand how the retina processes many complex features </w:t>
        </w:r>
      </w:ins>
      <w:ins w:id="148" w:author="David St-Amand" w:date="2023-11-23T21:07:00Z">
        <w:r w:rsidR="00833772">
          <w:rPr>
            <w:rFonts w:ascii="Arial" w:hAnsi="Arial" w:cs="Arial"/>
          </w:rPr>
          <w:t>of the visual worl</w:t>
        </w:r>
      </w:ins>
      <w:ins w:id="149" w:author="David St-Amand" w:date="2023-11-23T21:08:00Z">
        <w:r w:rsidR="00833772">
          <w:rPr>
            <w:rFonts w:ascii="Arial" w:hAnsi="Arial" w:cs="Arial"/>
          </w:rPr>
          <w:t>d</w:t>
        </w:r>
        <w:r w:rsidR="006068A8">
          <w:rPr>
            <w:rFonts w:ascii="Arial" w:hAnsi="Arial" w:cs="Arial"/>
          </w:rPr>
          <w:t>,</w:t>
        </w:r>
      </w:ins>
      <w:ins w:id="150" w:author="David St-Amand" w:date="2023-11-23T21:07:00Z">
        <w:r w:rsidR="00833772">
          <w:rPr>
            <w:rFonts w:ascii="Arial" w:hAnsi="Arial" w:cs="Arial"/>
          </w:rPr>
          <w:t xml:space="preserve"> </w:t>
        </w:r>
      </w:ins>
      <w:del w:id="151" w:author="David St-Amand" w:date="2023-11-23T21:06:00Z">
        <w:r w:rsidRPr="005A2087" w:rsidDel="00833772">
          <w:rPr>
            <w:rFonts w:ascii="Arial" w:hAnsi="Arial" w:cs="Arial"/>
          </w:rPr>
          <w:delText xml:space="preserve">many complex features of the visual world </w:delText>
        </w:r>
      </w:del>
      <w:r w:rsidRPr="005A2087">
        <w:rPr>
          <w:rFonts w:ascii="Arial" w:hAnsi="Arial" w:cs="Arial"/>
        </w:rPr>
        <w:t>such as</w:t>
      </w:r>
      <w:del w:id="152" w:author="David St-Amand" w:date="2023-11-23T21:07:00Z">
        <w:r w:rsidRPr="005A2087" w:rsidDel="00833772">
          <w:rPr>
            <w:rFonts w:ascii="Arial" w:hAnsi="Arial" w:cs="Arial"/>
          </w:rPr>
          <w:delText xml:space="preserve"> </w:delText>
        </w:r>
      </w:del>
      <w:ins w:id="153" w:author="David St-Amand" w:date="2023-11-23T21:06:00Z">
        <w:r w:rsidR="00833772">
          <w:rPr>
            <w:rFonts w:ascii="Arial" w:hAnsi="Arial" w:cs="Arial"/>
          </w:rPr>
          <w:t xml:space="preserve"> </w:t>
        </w:r>
      </w:ins>
      <w:r w:rsidRPr="005A2087">
        <w:rPr>
          <w:rFonts w:ascii="Arial" w:hAnsi="Arial" w:cs="Arial"/>
        </w:rPr>
        <w:t>color and motion. My work will tackle this problem by providing a theoretical account of how the retina integrates redundant inputs across different color channels (Aim 1) and across time (Aim 2). These results extend our understanding of how retinal physiology can be explained by efficient coding principles.</w:t>
      </w:r>
    </w:p>
    <w:p w14:paraId="3FA011EE" w14:textId="278D6E18" w:rsidR="00647D17" w:rsidRPr="005A2087" w:rsidRDefault="00647D17" w:rsidP="00647D17">
      <w:pPr>
        <w:spacing w:after="0" w:line="240" w:lineRule="auto"/>
        <w:jc w:val="both"/>
        <w:rPr>
          <w:rFonts w:ascii="Arial" w:hAnsi="Arial" w:cs="Arial"/>
        </w:rPr>
      </w:pPr>
    </w:p>
    <w:p w14:paraId="7ADCAB74" w14:textId="77777777" w:rsidR="00647D17" w:rsidRPr="005A2087" w:rsidRDefault="00647D17" w:rsidP="00647D17">
      <w:pPr>
        <w:spacing w:after="0" w:line="240" w:lineRule="auto"/>
        <w:jc w:val="both"/>
        <w:rPr>
          <w:rFonts w:ascii="Arial" w:hAnsi="Arial" w:cs="Arial"/>
        </w:rPr>
      </w:pPr>
      <w:r w:rsidRPr="005A2087">
        <w:rPr>
          <w:rFonts w:ascii="Arial" w:hAnsi="Arial" w:cs="Arial"/>
          <w:b/>
          <w:bCs/>
        </w:rPr>
        <w:t>Aim 1: Expand efficient coding models to encompass chromatic information</w:t>
      </w:r>
    </w:p>
    <w:p w14:paraId="7EAA72BA" w14:textId="646D7C90" w:rsidR="00647D17" w:rsidRPr="005A2087" w:rsidRDefault="00647D17" w:rsidP="00647D17">
      <w:pPr>
        <w:spacing w:after="0" w:line="240" w:lineRule="auto"/>
        <w:ind w:firstLine="720"/>
        <w:jc w:val="both"/>
        <w:rPr>
          <w:rFonts w:ascii="Arial" w:hAnsi="Arial" w:cs="Arial"/>
        </w:rPr>
      </w:pPr>
      <w:r w:rsidRPr="005A2087">
        <w:rPr>
          <w:rFonts w:ascii="Arial" w:hAnsi="Arial" w:cs="Arial"/>
        </w:rPr>
        <w:t>Color is a crucial aspect of how we perceive the visual world. Encoding colors starts at the level of cone photoreceptors in the fovea of the retina, which come in three types –Long (L), Medium (M), and Short (S)</w:t>
      </w:r>
      <w:r w:rsidRPr="005A2087">
        <w:rPr>
          <w:rStyle w:val="CommentReference"/>
          <w:rFonts w:ascii="Arial" w:hAnsi="Arial" w:cs="Arial"/>
          <w:sz w:val="22"/>
          <w:szCs w:val="22"/>
        </w:rPr>
        <w:t xml:space="preserve">, </w:t>
      </w:r>
      <w:r w:rsidRPr="005A2087">
        <w:rPr>
          <w:rFonts w:ascii="Arial" w:hAnsi="Arial" w:cs="Arial"/>
        </w:rPr>
        <w:t>roughly encoding red, gre</w:t>
      </w:r>
      <w:r w:rsidR="0012490A" w:rsidRPr="005A2087">
        <w:rPr>
          <w:rFonts w:ascii="Arial" w:hAnsi="Arial" w:cs="Arial"/>
        </w:rPr>
        <w:t>e</w:t>
      </w:r>
      <w:r w:rsidRPr="005A2087">
        <w:rPr>
          <w:rFonts w:ascii="Arial" w:hAnsi="Arial" w:cs="Arial"/>
        </w:rPr>
        <w:t>n and blue stimuli, respectively</w:t>
      </w:r>
      <w:r w:rsidRPr="005A2087">
        <w:rPr>
          <w:rFonts w:ascii="Arial" w:hAnsi="Arial" w:cs="Arial"/>
        </w:rPr>
        <w:fldChar w:fldCharType="begin"/>
      </w:r>
      <w:r w:rsidR="00471612">
        <w:rPr>
          <w:rFonts w:ascii="Arial" w:hAnsi="Arial" w:cs="Arial"/>
        </w:rPr>
        <w:instrText xml:space="preserve"> ADDIN EN.CITE &lt;EndNote&gt;&lt;Cite&gt;&lt;Author&gt;Crook&lt;/Author&gt;&lt;Year&gt;2011&lt;/Year&gt;&lt;RecNum&gt;24&lt;/RecNum&gt;&lt;DisplayText&gt;&lt;style face="superscript"&gt;11&lt;/style&gt;&lt;/DisplayText&gt;&lt;record&gt;&lt;rec-number&gt;24&lt;/rec-number&gt;&lt;foreign-keys&gt;&lt;key app="EN" db-id="5wd52x90lterdlefr95xtvpjftes5w9fpzwx" timestamp="1697052694"&gt;24&lt;/key&gt;&lt;/foreign-keys&gt;&lt;ref-type name="Journal Article"&gt;17&lt;/ref-type&gt;&lt;contributors&gt;&lt;authors&gt;&lt;author&gt;Crook, Joanna D&lt;/author&gt;&lt;author&gt;Manookin, Michael B&lt;/author&gt;&lt;author&gt;Packer, Orin S&lt;/author&gt;&lt;author&gt;Dacey, Dennis M&lt;/author&gt;&lt;/authors&gt;&lt;/contributors&gt;&lt;titles&gt;&lt;title&gt;Horizontal cell feedback without cone type-selective inhibition mediates “red–green” color opponency in midget ganglion cells of the primate retina&lt;/title&gt;&lt;secondary-title&gt;Journal of Neuroscience&lt;/secondary-title&gt;&lt;/titles&gt;&lt;periodical&gt;&lt;full-title&gt;Journal of Neuroscience&lt;/full-title&gt;&lt;/periodical&gt;&lt;pages&gt;1762-1772&lt;/pages&gt;&lt;volume&gt;31&lt;/volume&gt;&lt;number&gt;5&lt;/number&gt;&lt;dates&gt;&lt;year&gt;2011&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11</w:t>
      </w:r>
      <w:r w:rsidRPr="005A2087">
        <w:rPr>
          <w:rFonts w:ascii="Arial" w:hAnsi="Arial" w:cs="Arial"/>
        </w:rPr>
        <w:fldChar w:fldCharType="end"/>
      </w:r>
      <w:r w:rsidRPr="005A2087">
        <w:rPr>
          <w:rFonts w:ascii="Arial" w:hAnsi="Arial" w:cs="Arial"/>
        </w:rPr>
        <w:t>. This color information is ultimately encoded by RGCs, with different types integrating cone inputs differently. Most RGCs (~90% in the fovea and ~45% in the periphery) are midget cells</w:t>
      </w:r>
      <w:r w:rsidRPr="005A2087">
        <w:rPr>
          <w:rFonts w:ascii="Arial" w:hAnsi="Arial" w:cs="Arial"/>
        </w:rPr>
        <w:fldChar w:fldCharType="begin"/>
      </w:r>
      <w:r w:rsidR="00471612">
        <w:rPr>
          <w:rFonts w:ascii="Arial" w:hAnsi="Arial" w:cs="Arial"/>
        </w:rPr>
        <w:instrText xml:space="preserve"> ADDIN EN.CITE &lt;EndNote&gt;&lt;Cite&gt;&lt;Author&gt;Dacey&lt;/Author&gt;&lt;Year&gt;2007&lt;/Year&gt;&lt;RecNum&gt;25&lt;/RecNum&gt;&lt;DisplayText&gt;&lt;style face="superscript"&gt;12&lt;/style&gt;&lt;/DisplayText&gt;&lt;record&gt;&lt;rec-number&gt;25&lt;/rec-number&gt;&lt;foreign-keys&gt;&lt;key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12</w:t>
      </w:r>
      <w:r w:rsidRPr="005A2087">
        <w:rPr>
          <w:rFonts w:ascii="Arial" w:hAnsi="Arial" w:cs="Arial"/>
        </w:rPr>
        <w:fldChar w:fldCharType="end"/>
      </w:r>
      <w:r w:rsidRPr="005A2087">
        <w:rPr>
          <w:rFonts w:ascii="Arial" w:hAnsi="Arial" w:cs="Arial"/>
        </w:rPr>
        <w:t>, which, in the fovea, are ‘red-green opponent’ and encode a contrast between L and M inputs</w:t>
      </w:r>
      <w:r w:rsidRPr="005A2087">
        <w:rPr>
          <w:rFonts w:ascii="Arial" w:hAnsi="Arial" w:cs="Arial"/>
        </w:rPr>
        <w:fldChar w:fldCharType="begin">
          <w:fldData xml:space="preserve">PEVuZE5vdGU+PENpdGU+PEF1dGhvcj5Dcm9vazwvQXV0aG9yPjxZZWFyPjIwMTE8L1llYXI+PFJl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PEVuZE5vdGU+PENpdGU+PEF1dGhvcj5Dcm9vazwvQXV0aG9yPjxZZWFyPjIwMTE8L1llYXI+PFJl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fldChar w:fldCharType="separate"/>
      </w:r>
      <w:r w:rsidR="00471612" w:rsidRPr="00471612">
        <w:rPr>
          <w:rFonts w:ascii="Arial" w:hAnsi="Arial" w:cs="Arial"/>
          <w:noProof/>
          <w:vertAlign w:val="superscript"/>
        </w:rPr>
        <w:t>11-13</w:t>
      </w:r>
      <w:r w:rsidRPr="005A2087">
        <w:rPr>
          <w:rFonts w:ascii="Arial" w:hAnsi="Arial" w:cs="Arial"/>
        </w:rPr>
        <w:fldChar w:fldCharType="end"/>
      </w:r>
      <w:r w:rsidRPr="005A2087">
        <w:rPr>
          <w:rFonts w:ascii="Arial" w:hAnsi="Arial" w:cs="Arial"/>
        </w:rPr>
        <w:t>. In the periphery, these midget cells are not red-green opponent but instead sum L and M cone inputs</w:t>
      </w:r>
      <w:r w:rsidRPr="005A2087">
        <w:rPr>
          <w:rFonts w:ascii="Arial" w:hAnsi="Arial" w:cs="Arial"/>
        </w:rPr>
        <w:fldChar w:fldCharType="begin">
          <w:fldData xml:space="preserve">PEVuZE5vdGU+PENpdGU+PEF1dGhvcj5EYWNleTwvQXV0aG9yPjxZZWFyPjIwMDc8L1llYXI+PFJl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PEVuZE5vdGU+PENpdGU+PEF1dGhvcj5EYWNleTwvQXV0aG9yPjxZZWFyPjIwMDc8L1llYXI+PFJl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fldChar w:fldCharType="separate"/>
      </w:r>
      <w:r w:rsidR="00471612" w:rsidRPr="00471612">
        <w:rPr>
          <w:rFonts w:ascii="Arial" w:hAnsi="Arial" w:cs="Arial"/>
          <w:noProof/>
          <w:vertAlign w:val="superscript"/>
        </w:rPr>
        <w:t>12-14</w:t>
      </w:r>
      <w:r w:rsidRPr="005A2087">
        <w:rPr>
          <w:rFonts w:ascii="Arial" w:hAnsi="Arial" w:cs="Arial"/>
        </w:rPr>
        <w:fldChar w:fldCharType="end"/>
      </w:r>
      <w:r w:rsidRPr="005A2087">
        <w:rPr>
          <w:rFonts w:ascii="Arial" w:hAnsi="Arial" w:cs="Arial"/>
        </w:rPr>
        <w:t xml:space="preserve">. </w:t>
      </w:r>
      <w:r w:rsidR="0012490A" w:rsidRPr="005A2087">
        <w:rPr>
          <w:rFonts w:ascii="Arial" w:hAnsi="Arial" w:cs="Arial"/>
        </w:rPr>
        <w:t xml:space="preserve"> </w:t>
      </w:r>
      <w:r w:rsidRPr="005A2087">
        <w:rPr>
          <w:rFonts w:ascii="Arial" w:hAnsi="Arial" w:cs="Arial"/>
        </w:rPr>
        <w:t>Why midget cells use different coding strategies for the fovea and for the periphery is still unclear. We hypothesize those different strategies have to do with the ratio between RGCs and cones in the fovea versus the periphery. While the periphery has more cones than RGCs, the opposite is true for the primate fovea, with approximately 3 RGCs for every cone</w:t>
      </w:r>
      <w:r w:rsidRPr="005A2087">
        <w:rPr>
          <w:rFonts w:ascii="Arial" w:hAnsi="Arial" w:cs="Arial"/>
        </w:rPr>
        <w:fldChar w:fldCharType="begin"/>
      </w:r>
      <w:r w:rsidR="00471612">
        <w:rPr>
          <w:rFonts w:ascii="Arial" w:hAnsi="Arial" w:cs="Arial"/>
        </w:rPr>
        <w:instrText xml:space="preserve"> ADDIN EN.CITE &lt;EndNote&gt;&lt;Cite&gt;&lt;Author&gt;Wässle&lt;/Author&gt;&lt;Year&gt;1990&lt;/Year&gt;&lt;RecNum&gt;29&lt;/RecNum&gt;&lt;DisplayText&gt;&lt;style face="superscript"&gt;15&lt;/style&gt;&lt;/DisplayText&gt;&lt;record&gt;&lt;rec-number&gt;29&lt;/rec-number&gt;&lt;foreign-keys&gt;&lt;key app="EN" db-id="5wd52x90lterdlefr95xtvpjftes5w9fpzwx" timestamp="1697055437"&gt;29&lt;/key&gt;&lt;/foreign-keys&gt;&lt;ref-type name="Journal Article"&gt;17&lt;/ref-type&gt;&lt;contributors&gt;&lt;authors&gt;&lt;author&gt;Wässle, Heinz&lt;/author&gt;&lt;author&gt;Grünert, Ulrike&lt;/author&gt;&lt;author&gt;Röhrenbeck, Jürgen&lt;/author&gt;&lt;author&gt;Boycott, Brian B&lt;/author&gt;&lt;/authors&gt;&lt;/contributors&gt;&lt;titles&gt;&lt;title&gt;Retinal ganglion cell density and cortical magnification factor in the primate&lt;/title&gt;&lt;secondary-title&gt;Vision research&lt;/secondary-title&gt;&lt;/titles&gt;&lt;periodical&gt;&lt;full-title&gt;Vision research&lt;/full-title&gt;&lt;/periodical&gt;&lt;pages&gt;1897-1911&lt;/pages&gt;&lt;volume&gt;30&lt;/volume&gt;&lt;number&gt;11&lt;/number&gt;&lt;dates&gt;&lt;year&gt;1990&lt;/year&gt;&lt;/dates&gt;&lt;isbn&gt;0042-6989&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15</w:t>
      </w:r>
      <w:r w:rsidRPr="005A2087">
        <w:rPr>
          <w:rFonts w:ascii="Arial" w:hAnsi="Arial" w:cs="Arial"/>
        </w:rPr>
        <w:fldChar w:fldCharType="end"/>
      </w:r>
      <w:r w:rsidRPr="005A2087">
        <w:rPr>
          <w:rFonts w:ascii="Arial" w:hAnsi="Arial" w:cs="Arial"/>
        </w:rPr>
        <w:t xml:space="preserve">. Here we will test that hypothesis by building an efficient coding model for chromatic natural images. </w:t>
      </w:r>
      <w:r w:rsidR="00894022" w:rsidRPr="005A2087">
        <w:rPr>
          <w:rFonts w:ascii="Arial" w:hAnsi="Arial" w:cs="Arial"/>
        </w:rPr>
        <w:t xml:space="preserve">We will try to </w:t>
      </w:r>
      <w:r w:rsidR="00E77AC6" w:rsidRPr="005A2087">
        <w:rPr>
          <w:rFonts w:ascii="Arial" w:hAnsi="Arial" w:cs="Arial"/>
        </w:rPr>
        <w:t>replicate the differences in receptive fields between</w:t>
      </w:r>
      <w:r w:rsidR="00894022" w:rsidRPr="005A2087">
        <w:rPr>
          <w:rFonts w:ascii="Arial" w:hAnsi="Arial" w:cs="Arial"/>
        </w:rPr>
        <w:t xml:space="preserve"> the fovea and the periphery by building efficient coding models with different RGC-cone ratios.  We will also test whether we can replicate receptive fields of RGC types other than midget cells, such as parasol and bistratified cells. </w:t>
      </w:r>
      <w:r w:rsidRPr="005A2087">
        <w:rPr>
          <w:rFonts w:ascii="Arial" w:hAnsi="Arial" w:cs="Arial"/>
        </w:rPr>
        <w:t xml:space="preserve">Completion of this aim will </w:t>
      </w:r>
      <w:r w:rsidR="00E00853" w:rsidRPr="005A2087">
        <w:rPr>
          <w:rFonts w:ascii="Arial" w:hAnsi="Arial" w:cs="Arial"/>
        </w:rPr>
        <w:t xml:space="preserve">grant us a theoretical understanding of how the retina processes chromatic information. </w:t>
      </w:r>
    </w:p>
    <w:p w14:paraId="6C0057DB" w14:textId="77777777" w:rsidR="00647D17" w:rsidRPr="005A2087" w:rsidRDefault="00647D17" w:rsidP="00647D17">
      <w:pPr>
        <w:spacing w:after="0" w:line="240" w:lineRule="auto"/>
        <w:jc w:val="both"/>
        <w:rPr>
          <w:rFonts w:ascii="Arial" w:hAnsi="Arial" w:cs="Arial"/>
        </w:rPr>
      </w:pPr>
    </w:p>
    <w:p w14:paraId="64376A5C" w14:textId="1498F798" w:rsidR="00647D17" w:rsidRPr="005A2087" w:rsidRDefault="00647D17" w:rsidP="00647D17">
      <w:pPr>
        <w:spacing w:after="0" w:line="240" w:lineRule="auto"/>
        <w:jc w:val="both"/>
        <w:rPr>
          <w:rFonts w:ascii="Arial" w:hAnsi="Arial" w:cs="Arial"/>
        </w:rPr>
      </w:pPr>
      <w:r w:rsidRPr="005A2087">
        <w:rPr>
          <w:rFonts w:ascii="Arial" w:hAnsi="Arial" w:cs="Arial"/>
          <w:b/>
          <w:bCs/>
        </w:rPr>
        <w:t xml:space="preserve">Aim 2: Expand efficient coding models to explain </w:t>
      </w:r>
      <w:r w:rsidR="004D73F9" w:rsidRPr="005A2087">
        <w:rPr>
          <w:rFonts w:ascii="Arial" w:hAnsi="Arial" w:cs="Arial"/>
          <w:b/>
          <w:bCs/>
        </w:rPr>
        <w:t xml:space="preserve">motion-selectivity in </w:t>
      </w:r>
      <w:r w:rsidRPr="005A2087">
        <w:rPr>
          <w:rFonts w:ascii="Arial" w:hAnsi="Arial" w:cs="Arial"/>
          <w:b/>
          <w:bCs/>
        </w:rPr>
        <w:t>RGCs</w:t>
      </w:r>
    </w:p>
    <w:p w14:paraId="461451E1" w14:textId="3D7D53F9" w:rsidR="00427ED1" w:rsidRPr="005A2087" w:rsidRDefault="00647D17" w:rsidP="00427ED1">
      <w:pPr>
        <w:spacing w:after="0" w:line="240" w:lineRule="auto"/>
        <w:ind w:firstLine="720"/>
        <w:jc w:val="both"/>
        <w:rPr>
          <w:rFonts w:ascii="Arial" w:hAnsi="Arial" w:cs="Arial"/>
        </w:rPr>
      </w:pPr>
      <w:r w:rsidRPr="005A2087">
        <w:rPr>
          <w:rFonts w:ascii="Arial" w:hAnsi="Arial" w:cs="Arial"/>
        </w:rPr>
        <w:t>Visual scenes are typically in motion, either because of objects moving or optic flow from our own movements. The encoding of visual motion starts as early as the retina, with several subtypes of retinal ganglion cells (RGCs) having stronger responses to one direction of motion than to its opposite</w:t>
      </w:r>
      <w:r w:rsidRPr="005A2087">
        <w:rPr>
          <w:rFonts w:ascii="Arial" w:hAnsi="Arial" w:cs="Arial"/>
        </w:rPr>
        <w:fldChar w:fldCharType="begin"/>
      </w:r>
      <w:r w:rsidR="00471612">
        <w:rPr>
          <w:rFonts w:ascii="Arial" w:hAnsi="Arial" w:cs="Arial"/>
        </w:rPr>
        <w:instrText xml:space="preserve"> ADDIN EN.CITE &lt;EndNote&gt;&lt;Cite&gt;&lt;Author&gt;Rasmussen&lt;/Author&gt;&lt;Year&gt;2020&lt;/Year&gt;&lt;RecNum&gt;26&lt;/RecNum&gt;&lt;DisplayText&gt;&lt;style face="superscript"&gt;16, 17&lt;/style&gt;&lt;/DisplayText&gt;&lt;record&gt;&lt;rec-number&gt;26&lt;/rec-number&gt;&lt;foreign-keys&gt;&lt;key app="EN" db-id="5wd52x90lterdlefr95xtvpjftes5w9fpzwx" timestamp="1697053721"&gt;26&lt;/key&gt;&lt;/foreign-keys&gt;&lt;ref-type name="Journal Article"&gt;17&lt;/ref-type&gt;&lt;contributors&gt;&lt;authors&gt;&lt;author&gt;Rasmussen, Rune&lt;/author&gt;&lt;author&gt;Yonehara, Keisuke&lt;/author&gt;&lt;/authors&gt;&lt;/contributors&gt;&lt;titles&gt;&lt;title&gt;Contributions of retinal direction selectivity to central visual processing&lt;/title&gt;&lt;secondary-title&gt;Current Biology&lt;/secondary-title&gt;&lt;/titles&gt;&lt;periodical&gt;&lt;full-title&gt;Current Biology&lt;/full-title&gt;&lt;/periodical&gt;&lt;pages&gt;R897-R903&lt;/pages&gt;&lt;volume&gt;30&lt;/volume&gt;&lt;number&gt;15&lt;/number&gt;&lt;dates&gt;&lt;year&gt;2020&lt;/year&gt;&lt;/dates&gt;&lt;isbn&gt;0960-9822&lt;/isbn&gt;&lt;urls&gt;&lt;/urls&gt;&lt;/record&gt;&lt;/Cite&gt;&lt;Cite&gt;&lt;Author&gt;Vaney&lt;/Author&gt;&lt;Year&gt;2012&lt;/Year&gt;&lt;RecNum&gt;27&lt;/RecNum&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16, 17</w:t>
      </w:r>
      <w:r w:rsidRPr="005A2087">
        <w:rPr>
          <w:rFonts w:ascii="Arial" w:hAnsi="Arial" w:cs="Arial"/>
        </w:rPr>
        <w:fldChar w:fldCharType="end"/>
      </w:r>
      <w:r w:rsidRPr="005A2087">
        <w:rPr>
          <w:rFonts w:ascii="Arial" w:hAnsi="Arial" w:cs="Arial"/>
        </w:rPr>
        <w:t>. The major type of motion encoding RGCs are ON-OFF direction-selective ganglion cells</w:t>
      </w:r>
      <w:r w:rsidRPr="005A2087">
        <w:rPr>
          <w:rFonts w:ascii="Arial" w:hAnsi="Arial" w:cs="Arial"/>
        </w:rPr>
        <w:fldChar w:fldCharType="begin"/>
      </w:r>
      <w:r w:rsidR="00471612">
        <w:rPr>
          <w:rFonts w:ascii="Arial" w:hAnsi="Arial" w:cs="Arial"/>
        </w:rPr>
        <w:instrText xml:space="preserve"> ADDIN EN.CITE &lt;EndNote&gt;&lt;Cite&gt;&lt;Author&gt;Wei&lt;/Author&gt;&lt;Year&gt;2011&lt;/Year&gt;&lt;RecNum&gt;45&lt;/RecNum&gt;&lt;DisplayText&gt;&lt;style face="superscript"&gt;18&lt;/style&gt;&lt;/DisplayText&gt;&lt;record&gt;&lt;rec-number&gt;45&lt;/rec-number&gt;&lt;foreign-keys&gt;&lt;key app="EN" db-id="5wd52x90lterdlefr95xtvpjftes5w9fpzwx" timestamp="1697515528"&gt;45&lt;/key&gt;&lt;/foreign-keys&gt;&lt;ref-type name="Journal Article"&gt;17&lt;/ref-type&gt;&lt;contributors&gt;&lt;authors&gt;&lt;author&gt;Wei, Wei&lt;/author&gt;&lt;author&gt;Hamby, Aaron M&lt;/author&gt;&lt;author&gt;Zhou, Kaili&lt;/author&gt;&lt;author&gt;Feller, Marla B&lt;/author&gt;&lt;/authors&gt;&lt;/contributors&gt;&lt;titles&gt;&lt;title&gt;Development of asymmetric inhibition underlying direction selectivity in the retina&lt;/title&gt;&lt;secondary-title&gt;Nature&lt;/secondary-title&gt;&lt;/titles&gt;&lt;periodical&gt;&lt;full-title&gt;Nature&lt;/full-title&gt;&lt;/periodical&gt;&lt;pages&gt;402-406&lt;/pages&gt;&lt;volume&gt;469&lt;/volume&gt;&lt;number&gt;7330&lt;/number&gt;&lt;dates&gt;&lt;year&gt;2011&lt;/year&gt;&lt;/dates&gt;&lt;isbn&gt;0028-0836&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18</w:t>
      </w:r>
      <w:r w:rsidRPr="005A2087">
        <w:rPr>
          <w:rFonts w:ascii="Arial" w:hAnsi="Arial" w:cs="Arial"/>
        </w:rPr>
        <w:fldChar w:fldCharType="end"/>
      </w:r>
      <w:r w:rsidRPr="005A2087">
        <w:rPr>
          <w:rFonts w:ascii="Arial" w:hAnsi="Arial" w:cs="Arial"/>
        </w:rPr>
        <w:t>, which are divided into four subtypes that respond preferentially to each of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Pr="005A2087">
        <w:rPr>
          <w:rFonts w:ascii="Arial" w:hAnsi="Arial" w:cs="Arial"/>
        </w:rPr>
        <w:t>.  Yet it is still not known whether or how efficient coding principles can explain this finding. My lab previously studied efficient coding in spatiotemporal receptive fields</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w:t>
      </w:r>
      <w:r w:rsidRPr="005A2087">
        <w:rPr>
          <w:rFonts w:ascii="Arial" w:hAnsi="Arial" w:cs="Arial"/>
        </w:rPr>
        <w:fldChar w:fldCharType="end"/>
      </w:r>
      <w:r w:rsidRPr="005A2087">
        <w:rPr>
          <w:rFonts w:ascii="Arial" w:hAnsi="Arial" w:cs="Arial"/>
        </w:rPr>
        <w:t>, but this study made strong assumptions (independently processed spatial and temporal information) that preclude encoding visual motion.</w:t>
      </w:r>
      <w:r w:rsidR="005C61DC" w:rsidRPr="005A2087">
        <w:rPr>
          <w:rFonts w:ascii="Arial" w:hAnsi="Arial" w:cs="Arial"/>
        </w:rPr>
        <w:t xml:space="preserve"> To test whether we can explain motion-selectivity in RGCs from efficient coding principles, I will build an efficient coding model that estimates receptive fields in which space and time are processed together.</w:t>
      </w:r>
      <w:r w:rsidRPr="005A2087">
        <w:rPr>
          <w:rFonts w:ascii="Arial" w:hAnsi="Arial" w:cs="Arial"/>
        </w:rPr>
        <w:t xml:space="preserve"> I predict the efficient coding model will be able to replicate direction selectivity in RGCs, and that we will find four subtypes that encode motion in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Pr="005A2087">
        <w:rPr>
          <w:rFonts w:ascii="Arial" w:hAnsi="Arial" w:cs="Arial"/>
        </w:rPr>
        <w:t>. Completion of this aim will result in testable predictions for efficient coding of motion in natural images, which we will be able to compare to experimental data from the Field Lab at UCLA.</w:t>
      </w:r>
    </w:p>
    <w:p w14:paraId="40C47865" w14:textId="77777777" w:rsidR="00D83560" w:rsidRDefault="00D83560" w:rsidP="00E77AC6">
      <w:pPr>
        <w:spacing w:after="0" w:line="240" w:lineRule="auto"/>
        <w:jc w:val="both"/>
        <w:rPr>
          <w:ins w:id="154" w:author="David St-Amand" w:date="2023-11-25T05:13:00Z"/>
          <w:rFonts w:ascii="Arial" w:hAnsi="Arial" w:cs="Arial"/>
          <w:b/>
          <w:bCs/>
        </w:rPr>
      </w:pPr>
    </w:p>
    <w:p w14:paraId="3D3AFFCF" w14:textId="77777777" w:rsidR="00D83560" w:rsidRDefault="00D83560" w:rsidP="00E77AC6">
      <w:pPr>
        <w:spacing w:after="0" w:line="240" w:lineRule="auto"/>
        <w:jc w:val="both"/>
        <w:rPr>
          <w:ins w:id="155" w:author="David St-Amand" w:date="2023-11-25T05:13:00Z"/>
          <w:rFonts w:ascii="Arial" w:hAnsi="Arial" w:cs="Arial"/>
          <w:b/>
          <w:bCs/>
        </w:rPr>
      </w:pPr>
    </w:p>
    <w:p w14:paraId="16AB668E" w14:textId="77777777" w:rsidR="00D83560" w:rsidRDefault="00D83560" w:rsidP="00E77AC6">
      <w:pPr>
        <w:spacing w:after="0" w:line="240" w:lineRule="auto"/>
        <w:jc w:val="both"/>
        <w:rPr>
          <w:ins w:id="156" w:author="David St-Amand" w:date="2023-11-25T05:13:00Z"/>
          <w:rFonts w:ascii="Arial" w:hAnsi="Arial" w:cs="Arial"/>
          <w:b/>
          <w:bCs/>
        </w:rPr>
      </w:pPr>
    </w:p>
    <w:p w14:paraId="46815604" w14:textId="5BE5B707" w:rsidR="00F6612A" w:rsidRPr="005A2087" w:rsidDel="00D83560" w:rsidRDefault="00F6612A" w:rsidP="00427ED1">
      <w:pPr>
        <w:spacing w:after="0" w:line="240" w:lineRule="auto"/>
        <w:jc w:val="both"/>
        <w:rPr>
          <w:del w:id="157" w:author="David St-Amand" w:date="2023-11-25T05:13:00Z"/>
          <w:rFonts w:ascii="Arial" w:hAnsi="Arial" w:cs="Arial"/>
        </w:rPr>
      </w:pPr>
      <w:r w:rsidRPr="005A2087">
        <w:rPr>
          <w:rFonts w:ascii="Arial" w:hAnsi="Arial" w:cs="Arial"/>
          <w:b/>
          <w:bCs/>
        </w:rPr>
        <w:lastRenderedPageBreak/>
        <w:t>Significance</w:t>
      </w:r>
    </w:p>
    <w:p w14:paraId="70B1D6E1" w14:textId="77777777" w:rsidR="00B961B5" w:rsidRPr="005A2087" w:rsidRDefault="00B961B5" w:rsidP="00E77AC6">
      <w:pPr>
        <w:spacing w:after="0" w:line="240" w:lineRule="auto"/>
        <w:jc w:val="both"/>
        <w:rPr>
          <w:rFonts w:ascii="Arial" w:hAnsi="Arial" w:cs="Arial"/>
          <w:b/>
          <w:bCs/>
        </w:rPr>
      </w:pPr>
    </w:p>
    <w:p w14:paraId="753612B9" w14:textId="28AB7B21" w:rsidR="0079354F" w:rsidRPr="005A2087" w:rsidRDefault="00B961B5" w:rsidP="00E77AC6">
      <w:pPr>
        <w:spacing w:after="0" w:line="240" w:lineRule="auto"/>
        <w:jc w:val="both"/>
        <w:rPr>
          <w:rFonts w:ascii="Arial" w:hAnsi="Arial" w:cs="Arial"/>
        </w:rPr>
      </w:pPr>
      <w:r w:rsidRPr="005A2087">
        <w:rPr>
          <w:rFonts w:ascii="Arial" w:hAnsi="Arial" w:cs="Arial"/>
          <w:b/>
          <w:bCs/>
        </w:rPr>
        <w:tab/>
      </w:r>
      <w:r w:rsidRPr="005A2087">
        <w:rPr>
          <w:rFonts w:ascii="Arial" w:hAnsi="Arial" w:cs="Arial"/>
        </w:rPr>
        <w:t>There are three explanatory processes that underlie scientific explanation: Descriptive</w:t>
      </w:r>
      <w:r w:rsidR="00D76019" w:rsidRPr="005A2087">
        <w:rPr>
          <w:rFonts w:ascii="Arial" w:hAnsi="Arial" w:cs="Arial"/>
        </w:rPr>
        <w:t xml:space="preserve"> (what), mechanistic (how) and normative (why) explanations</w:t>
      </w:r>
      <w:r w:rsidR="00427ED1" w:rsidRPr="005A2087">
        <w:rPr>
          <w:rFonts w:ascii="Arial" w:hAnsi="Arial" w:cs="Arial"/>
        </w:rPr>
        <w:fldChar w:fldCharType="begin"/>
      </w:r>
      <w:r w:rsidR="00471612">
        <w:rPr>
          <w:rFonts w:ascii="Arial" w:hAnsi="Arial" w:cs="Arial"/>
        </w:rPr>
        <w:instrText xml:space="preserve"> ADDIN EN.CITE &lt;EndNote&gt;&lt;Cite&gt;&lt;Author&gt;Levenstein&lt;/Author&gt;&lt;Year&gt;2023&lt;/Year&gt;&lt;RecNum&gt;52&lt;/RecNum&gt;&lt;DisplayText&gt;&lt;style face="superscript"&gt;20&lt;/style&gt;&lt;/DisplayText&gt;&lt;record&gt;&lt;rec-number&gt;52&lt;/rec-number&gt;&lt;foreign-keys&gt;&lt;key app="EN" db-id="5wd52x90lterdlefr95xtvpjftes5w9fpzwx" timestamp="1698200248"&gt;52&lt;/key&gt;&lt;/foreign-keys&gt;&lt;ref-type name="Journal Article"&gt;17&lt;/ref-type&gt;&lt;contributors&gt;&lt;authors&gt;&lt;author&gt;Levenstein, Daniel&lt;/author&gt;&lt;author&gt;Alvarez, Veronica A&lt;/author&gt;&lt;author&gt;Amarasingham, Asohan&lt;/author&gt;&lt;author&gt;Azab, Habiba&lt;/author&gt;&lt;author&gt;Chen, Zhe S&lt;/author&gt;&lt;author&gt;Gerkin, Richard C&lt;/author&gt;&lt;author&gt;Hasenstaub, Andrea&lt;/author&gt;&lt;author&gt;Iyer, Ramakrishnan&lt;/author&gt;&lt;author&gt;Jolivet, Renaud B&lt;/author&gt;&lt;author&gt;Marzen, Sarah&lt;/author&gt;&lt;/authors&gt;&lt;/contributors&gt;&lt;titles&gt;&lt;title&gt;On the role of theory and modeling in neuroscience&lt;/title&gt;&lt;secondary-title&gt;Journal of Neuroscience&lt;/secondary-title&gt;&lt;/titles&gt;&lt;periodical&gt;&lt;full-title&gt;Journal of Neuroscience&lt;/full-title&gt;&lt;/periodical&gt;&lt;pages&gt;1074-1088&lt;/pages&gt;&lt;volume&gt;43&lt;/volume&gt;&lt;number&gt;7&lt;/number&gt;&lt;dates&gt;&lt;year&gt;2023&lt;/year&gt;&lt;/dates&gt;&lt;isbn&gt;0270-6474&lt;/isbn&gt;&lt;urls&gt;&lt;/urls&gt;&lt;/record&gt;&lt;/Cite&gt;&lt;/EndNote&gt;</w:instrText>
      </w:r>
      <w:r w:rsidR="00427ED1" w:rsidRPr="005A2087">
        <w:rPr>
          <w:rFonts w:ascii="Arial" w:hAnsi="Arial" w:cs="Arial"/>
        </w:rPr>
        <w:fldChar w:fldCharType="separate"/>
      </w:r>
      <w:r w:rsidR="00471612" w:rsidRPr="00471612">
        <w:rPr>
          <w:rFonts w:ascii="Arial" w:hAnsi="Arial" w:cs="Arial"/>
          <w:noProof/>
          <w:vertAlign w:val="superscript"/>
        </w:rPr>
        <w:t>20</w:t>
      </w:r>
      <w:r w:rsidR="00427ED1" w:rsidRPr="005A2087">
        <w:rPr>
          <w:rFonts w:ascii="Arial" w:hAnsi="Arial" w:cs="Arial"/>
        </w:rPr>
        <w:fldChar w:fldCharType="end"/>
      </w:r>
      <w:r w:rsidR="00D76019" w:rsidRPr="005A2087">
        <w:rPr>
          <w:rFonts w:ascii="Arial" w:hAnsi="Arial" w:cs="Arial"/>
        </w:rPr>
        <w:t>. The retina is fairly well-understood both from descriptive and mechanistic perspectives</w:t>
      </w:r>
      <w:r w:rsidR="001E4E2F"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E4E2F" w:rsidRPr="005A2087">
        <w:rPr>
          <w:rFonts w:ascii="Arial" w:hAnsi="Arial" w:cs="Arial"/>
        </w:rPr>
        <w:fldChar w:fldCharType="separate"/>
      </w:r>
      <w:r w:rsidR="00471612" w:rsidRPr="00471612">
        <w:rPr>
          <w:rFonts w:ascii="Arial" w:hAnsi="Arial" w:cs="Arial"/>
          <w:noProof/>
          <w:vertAlign w:val="superscript"/>
        </w:rPr>
        <w:t>12, 21</w:t>
      </w:r>
      <w:r w:rsidR="001E4E2F" w:rsidRPr="005A2087">
        <w:rPr>
          <w:rFonts w:ascii="Arial" w:hAnsi="Arial" w:cs="Arial"/>
        </w:rPr>
        <w:fldChar w:fldCharType="end"/>
      </w:r>
      <w:r w:rsidR="00D76019" w:rsidRPr="005A2087">
        <w:rPr>
          <w:rFonts w:ascii="Arial" w:hAnsi="Arial" w:cs="Arial"/>
        </w:rPr>
        <w:t xml:space="preserve">. However, normative </w:t>
      </w:r>
      <w:r w:rsidR="00293580" w:rsidRPr="005A2087">
        <w:rPr>
          <w:rFonts w:ascii="Arial" w:hAnsi="Arial" w:cs="Arial"/>
        </w:rPr>
        <w:t>models that explain the purpose of the system are still lacking</w:t>
      </w:r>
      <w:r w:rsidR="00D76019" w:rsidRPr="005A2087">
        <w:rPr>
          <w:rFonts w:ascii="Arial" w:hAnsi="Arial" w:cs="Arial"/>
        </w:rPr>
        <w:t>.</w:t>
      </w:r>
      <w:r w:rsidR="0079354F" w:rsidRPr="005A2087">
        <w:rPr>
          <w:rFonts w:ascii="Arial" w:hAnsi="Arial" w:cs="Arial"/>
        </w:rPr>
        <w:t xml:space="preserve"> Efficient coding </w:t>
      </w:r>
      <w:r w:rsidR="00293580" w:rsidRPr="005A2087">
        <w:rPr>
          <w:rFonts w:ascii="Arial" w:hAnsi="Arial" w:cs="Arial"/>
        </w:rPr>
        <w:t>is one of the most successful theories that can explain how the retina is organized</w:t>
      </w:r>
      <w:r w:rsidR="0093320D" w:rsidRPr="005A2087">
        <w:rPr>
          <w:rFonts w:ascii="Arial" w:hAnsi="Arial" w:cs="Arial"/>
        </w:rPr>
        <w:t>, but</w:t>
      </w:r>
      <w:r w:rsidR="00293580" w:rsidRPr="005A2087">
        <w:rPr>
          <w:rFonts w:ascii="Arial" w:hAnsi="Arial" w:cs="Arial"/>
        </w:rPr>
        <w:t xml:space="preserve"> what </w:t>
      </w:r>
      <w:r w:rsidR="0093320D" w:rsidRPr="005A2087">
        <w:rPr>
          <w:rFonts w:ascii="Arial" w:hAnsi="Arial" w:cs="Arial"/>
        </w:rPr>
        <w:t xml:space="preserve">it </w:t>
      </w:r>
      <w:r w:rsidR="00293580" w:rsidRPr="005A2087">
        <w:rPr>
          <w:rFonts w:ascii="Arial" w:hAnsi="Arial" w:cs="Arial"/>
        </w:rPr>
        <w:t>can explain is still relatively sparse compared to what is mechanistically known.</w:t>
      </w:r>
      <w:r w:rsidR="0079354F" w:rsidRPr="005A2087">
        <w:rPr>
          <w:rFonts w:ascii="Arial" w:hAnsi="Arial" w:cs="Arial"/>
        </w:rPr>
        <w:t xml:space="preserve"> </w:t>
      </w:r>
      <w:r w:rsidR="001E4E2F" w:rsidRPr="005A2087">
        <w:rPr>
          <w:rFonts w:ascii="Arial" w:hAnsi="Arial" w:cs="Arial"/>
        </w:rPr>
        <w:t xml:space="preserve">The current work will try to </w:t>
      </w:r>
      <w:r w:rsidR="0079354F" w:rsidRPr="005A2087">
        <w:rPr>
          <w:rFonts w:ascii="Arial" w:hAnsi="Arial" w:cs="Arial"/>
        </w:rPr>
        <w:t>expand</w:t>
      </w:r>
      <w:r w:rsidR="001E4E2F" w:rsidRPr="005A2087">
        <w:rPr>
          <w:rFonts w:ascii="Arial" w:hAnsi="Arial" w:cs="Arial"/>
        </w:rPr>
        <w:t xml:space="preserve"> efficient coding theory to </w:t>
      </w:r>
      <w:r w:rsidR="00613911" w:rsidRPr="005A2087">
        <w:rPr>
          <w:rFonts w:ascii="Arial" w:hAnsi="Arial" w:cs="Arial"/>
        </w:rPr>
        <w:t xml:space="preserve">replicate </w:t>
      </w:r>
      <w:r w:rsidR="00293580" w:rsidRPr="005A2087">
        <w:rPr>
          <w:rFonts w:ascii="Arial" w:hAnsi="Arial" w:cs="Arial"/>
        </w:rPr>
        <w:t>how</w:t>
      </w:r>
      <w:r w:rsidR="0079354F" w:rsidRPr="005A2087">
        <w:rPr>
          <w:rFonts w:ascii="Arial" w:hAnsi="Arial" w:cs="Arial"/>
        </w:rPr>
        <w:t xml:space="preserve"> the retina processes color and motion</w:t>
      </w:r>
      <w:r w:rsidR="00293580" w:rsidRPr="005A2087">
        <w:rPr>
          <w:rFonts w:ascii="Arial" w:hAnsi="Arial" w:cs="Arial"/>
        </w:rPr>
        <w:t>.</w:t>
      </w:r>
      <w:r w:rsidR="0093320D" w:rsidRPr="005A2087">
        <w:rPr>
          <w:rFonts w:ascii="Arial" w:hAnsi="Arial" w:cs="Arial"/>
        </w:rPr>
        <w:t xml:space="preserve"> </w:t>
      </w:r>
    </w:p>
    <w:p w14:paraId="618CADF6" w14:textId="77777777" w:rsidR="0079354F" w:rsidRPr="005A2087" w:rsidRDefault="0079354F" w:rsidP="00E77AC6">
      <w:pPr>
        <w:spacing w:after="0" w:line="240" w:lineRule="auto"/>
        <w:jc w:val="both"/>
        <w:rPr>
          <w:rFonts w:ascii="Arial" w:hAnsi="Arial" w:cs="Arial"/>
        </w:rPr>
      </w:pPr>
    </w:p>
    <w:p w14:paraId="2E5EAD32" w14:textId="134E20D6" w:rsidR="001053E9" w:rsidRPr="005A2087" w:rsidRDefault="0079354F" w:rsidP="008B2205">
      <w:pPr>
        <w:spacing w:after="0" w:line="240" w:lineRule="auto"/>
        <w:jc w:val="both"/>
        <w:rPr>
          <w:rFonts w:ascii="Arial" w:hAnsi="Arial" w:cs="Arial"/>
          <w:u w:val="single"/>
        </w:rPr>
      </w:pPr>
      <w:r w:rsidRPr="005A2087">
        <w:rPr>
          <w:rFonts w:ascii="Arial" w:hAnsi="Arial" w:cs="Arial"/>
          <w:u w:val="single"/>
        </w:rPr>
        <w:t>Mechanistic explanations of retinal processing</w:t>
      </w:r>
    </w:p>
    <w:p w14:paraId="4842BAED" w14:textId="7401EC78" w:rsidR="001053E9" w:rsidRPr="005A2087" w:rsidRDefault="00427ED1" w:rsidP="001053E9">
      <w:pPr>
        <w:spacing w:after="0" w:line="240" w:lineRule="auto"/>
        <w:ind w:firstLine="720"/>
        <w:jc w:val="both"/>
        <w:rPr>
          <w:rFonts w:ascii="Arial" w:hAnsi="Arial" w:cs="Arial"/>
        </w:rPr>
      </w:pPr>
      <w:r w:rsidRPr="005A2087">
        <w:rPr>
          <w:rFonts w:ascii="Arial" w:hAnsi="Arial" w:cs="Arial"/>
          <w:b/>
          <w:bCs/>
          <w:noProof/>
        </w:rPr>
        <w:drawing>
          <wp:anchor distT="0" distB="0" distL="114300" distR="114300" simplePos="0" relativeHeight="251660288" behindDoc="0" locked="0" layoutInCell="1" allowOverlap="1" wp14:anchorId="039F1D6D" wp14:editId="3BAF3160">
            <wp:simplePos x="0" y="0"/>
            <wp:positionH relativeFrom="column">
              <wp:posOffset>3365500</wp:posOffset>
            </wp:positionH>
            <wp:positionV relativeFrom="paragraph">
              <wp:posOffset>34925</wp:posOffset>
            </wp:positionV>
            <wp:extent cx="3215005" cy="2880995"/>
            <wp:effectExtent l="0" t="0" r="4445" b="0"/>
            <wp:wrapSquare wrapText="bothSides"/>
            <wp:docPr id="19767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4982" name="Picture 1976784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005" cy="2880995"/>
                    </a:xfrm>
                    <a:prstGeom prst="rect">
                      <a:avLst/>
                    </a:prstGeom>
                  </pic:spPr>
                </pic:pic>
              </a:graphicData>
            </a:graphic>
            <wp14:sizeRelH relativeFrom="page">
              <wp14:pctWidth>0</wp14:pctWidth>
            </wp14:sizeRelH>
            <wp14:sizeRelV relativeFrom="page">
              <wp14:pctHeight>0</wp14:pctHeight>
            </wp14:sizeRelV>
          </wp:anchor>
        </w:drawing>
      </w:r>
      <w:r w:rsidR="001053E9" w:rsidRPr="005A2087">
        <w:rPr>
          <w:rFonts w:ascii="Arial" w:hAnsi="Arial" w:cs="Arial"/>
        </w:rPr>
        <w:t>Retinal processing of visual information follows a well-known structure</w:t>
      </w:r>
      <w:r w:rsidR="001053E9"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053E9" w:rsidRPr="005A2087">
        <w:rPr>
          <w:rFonts w:ascii="Arial" w:hAnsi="Arial" w:cs="Arial"/>
        </w:rPr>
        <w:fldChar w:fldCharType="separate"/>
      </w:r>
      <w:r w:rsidR="00471612" w:rsidRPr="00471612">
        <w:rPr>
          <w:rFonts w:ascii="Arial" w:hAnsi="Arial" w:cs="Arial"/>
          <w:noProof/>
          <w:vertAlign w:val="superscript"/>
        </w:rPr>
        <w:t>12, 21</w:t>
      </w:r>
      <w:r w:rsidR="001053E9" w:rsidRPr="005A2087">
        <w:rPr>
          <w:rFonts w:ascii="Arial" w:hAnsi="Arial" w:cs="Arial"/>
        </w:rPr>
        <w:fldChar w:fldCharType="end"/>
      </w:r>
      <w:r w:rsidR="001053E9" w:rsidRPr="005A2087">
        <w:rPr>
          <w:rFonts w:ascii="Arial" w:hAnsi="Arial" w:cs="Arial"/>
        </w:rPr>
        <w:t xml:space="preserve">: First, photoreceptors transform light from the outside world into electrical activity. They then send this information to bipolar cells, and bipolar cells send this information to retinal ganglion cells (RGCs). These RGCs are the output layer of the retina. Their axons form the optic nerve and sends information to the thalamus, which then transmits it to the primary visual cortex. RGCs are separated into two different pathways (ON and OFF), and each neuron within a pathway processes a small region of visual space — its receptive field. These receptive fields form ‘mosaics’ (one per RGC type) that tile visual space. The receptive fields of RGCs have a center-surround organization: ON RGCs encode light in the center and dark in the surround, and vice-versa for OFF RGCs. </w:t>
      </w:r>
    </w:p>
    <w:p w14:paraId="3C700A54" w14:textId="77777777" w:rsidR="0079354F" w:rsidRPr="005A2087" w:rsidRDefault="0079354F" w:rsidP="0079354F">
      <w:pPr>
        <w:spacing w:after="0" w:line="240" w:lineRule="auto"/>
        <w:jc w:val="both"/>
        <w:rPr>
          <w:rFonts w:ascii="Arial" w:hAnsi="Arial" w:cs="Arial"/>
        </w:rPr>
      </w:pPr>
    </w:p>
    <w:p w14:paraId="5CB38ED2" w14:textId="3D0AB1E4" w:rsidR="0079354F" w:rsidRPr="005A2087" w:rsidRDefault="0079354F" w:rsidP="0079354F">
      <w:pPr>
        <w:spacing w:after="0" w:line="240" w:lineRule="auto"/>
        <w:jc w:val="both"/>
        <w:rPr>
          <w:rFonts w:ascii="Arial" w:hAnsi="Arial" w:cs="Arial"/>
          <w:u w:val="single"/>
        </w:rPr>
      </w:pPr>
      <w:r w:rsidRPr="005A2087">
        <w:rPr>
          <w:rFonts w:ascii="Arial" w:hAnsi="Arial" w:cs="Arial"/>
          <w:u w:val="single"/>
        </w:rPr>
        <w:t>Normative explanations of retinal processing</w:t>
      </w:r>
    </w:p>
    <w:p w14:paraId="0C69C64D" w14:textId="23B585CD" w:rsidR="007E50FF" w:rsidRPr="005A2087" w:rsidRDefault="001053E9" w:rsidP="001053E9">
      <w:pPr>
        <w:spacing w:after="0" w:line="240" w:lineRule="auto"/>
        <w:ind w:firstLine="720"/>
        <w:jc w:val="both"/>
        <w:rPr>
          <w:rFonts w:ascii="Arial" w:hAnsi="Arial" w:cs="Arial"/>
        </w:rPr>
      </w:pPr>
      <w:r w:rsidRPr="005A2087">
        <w:rPr>
          <w:rFonts w:ascii="Arial" w:hAnsi="Arial" w:cs="Arial"/>
        </w:rPr>
        <w:t>Early theoretical work on efficient coding explained how this center-surround organization arises from decorrelation, both for achromatic and for color inputs</w:t>
      </w:r>
      <w:r w:rsidRPr="005A2087">
        <w:rPr>
          <w:rFonts w:ascii="Arial" w:hAnsi="Arial" w:cs="Arial"/>
        </w:rPr>
        <w:fldChar w:fldCharType="begin"/>
      </w:r>
      <w:r w:rsidR="00471612">
        <w:rPr>
          <w:rFonts w:ascii="Arial" w:hAnsi="Arial" w:cs="Arial"/>
        </w:rPr>
        <w:instrText xml:space="preserve"> ADDIN EN.CITE &lt;EndNote&gt;&lt;Cite&gt;&lt;Author&gt;Atick&lt;/Author&gt;&lt;Year&gt;1990&lt;/Year&gt;&lt;RecNum&gt;4&lt;/RecNum&gt;&lt;DisplayText&gt;&lt;style face="superscript"&gt;9, 10&lt;/style&gt;&lt;/DisplayText&gt;&lt;record&gt;&lt;rec-number&gt;4&lt;/rec-number&gt;&lt;foreign-keys&gt;&lt;key app="EN" db-id="5wd52x90lterdlefr95xtvpjftes5w9fpzwx" timestamp="1696908938"&gt;4&lt;/key&gt;&lt;/foreign-keys&gt;&lt;ref-type name="Journal Article"&gt;17&lt;/ref-type&gt;&lt;contributors&gt;&lt;authors&gt;&lt;author&gt;Atick, Joseph J&lt;/author&gt;&lt;author&gt;Redlich, A Norman&lt;/author&gt;&lt;/authors&gt;&lt;/contributors&gt;&lt;titles&gt;&lt;title&gt;Towards a theory of early visual processing&lt;/title&gt;&lt;secondary-title&gt;Neural computation&lt;/secondary-title&gt;&lt;/titles&gt;&lt;periodical&gt;&lt;full-title&gt;Neural computation&lt;/full-title&gt;&lt;/periodical&gt;&lt;pages&gt;308-320&lt;/pages&gt;&lt;volume&gt;2&lt;/volume&gt;&lt;number&gt;3&lt;/number&gt;&lt;dates&gt;&lt;year&gt;1990&lt;/year&gt;&lt;/dates&gt;&lt;isbn&gt;0899-7667&lt;/isbn&gt;&lt;urls&gt;&lt;/urls&gt;&lt;/record&gt;&lt;/Cite&gt;&lt;Cite&gt;&lt;Author&gt;Atick&lt;/Author&gt;&lt;Year&gt;1992&lt;/Year&gt;&lt;RecNum&gt;3&lt;/RecNum&gt;&lt;record&gt;&lt;rec-number&gt;3&lt;/rec-number&gt;&lt;foreign-keys&gt;&lt;key app="EN" db-id="5wd52x90lterdlefr95xtvpjftes5w9fpzwx" timestamp="1696908854"&gt;3&lt;/key&gt;&lt;/foreign-keys&gt;&lt;ref-type name="Journal Article"&gt;17&lt;/ref-type&gt;&lt;contributors&gt;&lt;authors&gt;&lt;author&gt;Atick, Joseph J&lt;/author&gt;&lt;author&gt;Redlich, A Norman&lt;/author&gt;&lt;/authors&gt;&lt;/contributors&gt;&lt;titles&gt;&lt;title&gt;What does the retina know about natural scenes?&lt;/title&gt;&lt;secondary-title&gt;Neural computation&lt;/secondary-title&gt;&lt;/titles&gt;&lt;periodical&gt;&lt;full-title&gt;Neural computation&lt;/full-title&gt;&lt;/periodical&gt;&lt;pages&gt;196-210&lt;/pages&gt;&lt;volume&gt;4&lt;/volume&gt;&lt;number&gt;2&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9, 10</w:t>
      </w:r>
      <w:r w:rsidRPr="005A2087">
        <w:rPr>
          <w:rFonts w:ascii="Arial" w:hAnsi="Arial" w:cs="Arial"/>
        </w:rPr>
        <w:fldChar w:fldCharType="end"/>
      </w:r>
      <w:r w:rsidR="003E6435" w:rsidRPr="005A2087">
        <w:rPr>
          <w:rFonts w:ascii="Arial" w:hAnsi="Arial" w:cs="Arial"/>
        </w:rPr>
        <w:t>. However,</w:t>
      </w:r>
      <w:r w:rsidRPr="005A2087">
        <w:rPr>
          <w:rFonts w:ascii="Arial" w:hAnsi="Arial" w:cs="Arial"/>
        </w:rPr>
        <w:t xml:space="preserve"> these made many simplifying assumptions, including an infinite number of neurons and linear output responses. While these assumptions help make the problem mathematically tractable, such models neglect key biological realities like strictly positive neural firing rates. More recent work has leveraged machine learning to make efficient coding models that incorporate non-linear output responses and a limited number of neurons</w:t>
      </w:r>
      <w:r w:rsidRPr="005A2087">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fldChar w:fldCharType="separate"/>
      </w:r>
      <w:r w:rsidR="00471612" w:rsidRPr="00471612">
        <w:rPr>
          <w:rFonts w:ascii="Arial" w:hAnsi="Arial" w:cs="Arial"/>
          <w:noProof/>
          <w:vertAlign w:val="superscript"/>
        </w:rPr>
        <w:t>3, 6, 19, 22, 23</w:t>
      </w:r>
      <w:r w:rsidRPr="005A2087">
        <w:rPr>
          <w:rFonts w:ascii="Arial" w:hAnsi="Arial" w:cs="Arial"/>
        </w:rPr>
        <w:fldChar w:fldCharType="end"/>
      </w:r>
      <w:r w:rsidRPr="005A2087">
        <w:rPr>
          <w:rFonts w:ascii="Arial" w:hAnsi="Arial" w:cs="Arial"/>
        </w:rPr>
        <w:t>, accounting for the separation of RGCs into different subtypes, with neurons within a subtype forming a mosaic. However, the inputs to RGCs are much more complex than static achromatic images – RGCs receive input images from multiple color channels, and visual scenes are usually in motion. While efficient coding can predict how the retina should process achromatic stimuli, its predictions for color and motion processing – two crucial aspects of natural stimuli – involve simplifying assumptions (e.g. linearity</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xml:space="preserve"> and space-time separability</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w:t>
      </w:r>
      <w:r w:rsidRPr="005A2087">
        <w:rPr>
          <w:rFonts w:ascii="Arial" w:hAnsi="Arial" w:cs="Arial"/>
        </w:rPr>
        <w:fldChar w:fldCharType="end"/>
      </w:r>
      <w:r w:rsidRPr="005A2087">
        <w:rPr>
          <w:rFonts w:ascii="Arial" w:hAnsi="Arial" w:cs="Arial"/>
        </w:rPr>
        <w:t>) which are difficult to relate to retinal physiology</w:t>
      </w:r>
      <w:r w:rsidRPr="005A2087">
        <w:rPr>
          <w:rFonts w:ascii="Arial" w:hAnsi="Arial" w:cs="Arial"/>
        </w:rPr>
        <w:fldChar w:fldCharType="begin"/>
      </w:r>
      <w:r w:rsidR="00471612">
        <w:rPr>
          <w:rFonts w:ascii="Arial" w:hAnsi="Arial" w:cs="Arial"/>
        </w:rPr>
        <w:instrText xml:space="preserve"> ADDIN EN.CITE &lt;EndNote&gt;&lt;Cite&gt;&lt;Author&gt;Kim&lt;/Author&gt;&lt;Year&gt;2014&lt;/Year&gt;&lt;RecNum&gt;46&lt;/RecNum&gt;&lt;DisplayText&gt;&lt;style face="superscript"&gt;13, 25&lt;/style&gt;&lt;/DisplayText&gt;&lt;record&gt;&lt;rec-number&gt;46&lt;/rec-number&gt;&lt;foreign-keys&gt;&lt;key app="EN" db-id="5wd52x90lterdlefr95xtvpjftes5w9fpzwx" timestamp="1697566321"&gt;46&lt;/key&gt;&lt;/foreign-keys&gt;&lt;ref-type name="Journal Article"&gt;17&lt;/ref-type&gt;&lt;contributors&gt;&lt;authors&gt;&lt;author&gt;Kim, Jinseop S&lt;/author&gt;&lt;author&gt;Greene, Matthew J&lt;/author&gt;&lt;author&gt;Zlateski, Aleksandar&lt;/author&gt;&lt;author&gt;Lee, Kisuk&lt;/author&gt;&lt;author&gt;Richardson, Mark&lt;/author&gt;&lt;author&gt;Turaga, Srinivas C&lt;/author&gt;&lt;author&gt;Purcaro, Michael&lt;/author&gt;&lt;author&gt;Balkam, Matthew&lt;/author&gt;&lt;author&gt;Robinson, Amy&lt;/author&gt;&lt;author&gt;Behabadi, Bardia F&lt;/author&gt;&lt;/authors&gt;&lt;/contributors&gt;&lt;titles&gt;&lt;title&gt;Space–time wiring specificity supports direction selectivity in the retina&lt;/title&gt;&lt;secondary-title&gt;Nature&lt;/secondary-title&gt;&lt;/titles&gt;&lt;periodical&gt;&lt;full-title&gt;Nature&lt;/full-title&gt;&lt;/periodical&gt;&lt;pages&gt;331-336&lt;/pages&gt;&lt;volume&gt;509&lt;/volume&gt;&lt;number&gt;7500&lt;/number&gt;&lt;dates&gt;&lt;year&gt;2014&lt;/year&gt;&lt;/dates&gt;&lt;isbn&gt;0028-0836&lt;/isbn&gt;&lt;urls&gt;&lt;/urls&gt;&lt;/record&gt;&lt;/Cite&gt;&lt;Cite&gt;&lt;Author&gt;Conway&lt;/Author&gt;&lt;Year&gt;2010&lt;/Year&gt;&lt;RecNum&gt;47&lt;/RecNum&gt;&lt;record&gt;&lt;rec-number&gt;47&lt;/rec-number&gt;&lt;foreign-keys&gt;&lt;key app="EN" db-id="5wd52x90lterdlefr95xtvpjftes5w9fpzwx" timestamp="1697568723"&gt;47&lt;/key&gt;&lt;/foreign-keys&gt;&lt;ref-type name="Journal Article"&gt;17&lt;/ref-type&gt;&lt;contributors&gt;&lt;authors&gt;&lt;author&gt;Conway, Bevil R&lt;/author&gt;&lt;author&gt;Chatterjee, Soumya&lt;/author&gt;&lt;author&gt;Field, Greg D&lt;/author&gt;&lt;author&gt;Horwitz, Gregory D&lt;/author&gt;&lt;author&gt;Johnson, Elizabeth N&lt;/author&gt;&lt;author&gt;Koida, Kowa&lt;/author&gt;&lt;author&gt;Mancuso, Katherine&lt;/author&gt;&lt;/authors&gt;&lt;/contributors&gt;&lt;titles&gt;&lt;title&gt;Advances in color science: from retina to behavior&lt;/title&gt;&lt;secondary-title&gt;Journal of Neuroscience&lt;/secondary-title&gt;&lt;/titles&gt;&lt;periodical&gt;&lt;full-title&gt;Journal of Neuroscience&lt;/full-title&gt;&lt;/periodical&gt;&lt;pages&gt;14955-14963&lt;/pages&gt;&lt;volume&gt;30&lt;/volume&gt;&lt;number&gt;45&lt;/number&gt;&lt;dates&gt;&lt;year&gt;2010&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13, 25</w:t>
      </w:r>
      <w:r w:rsidRPr="005A2087">
        <w:rPr>
          <w:rFonts w:ascii="Arial" w:hAnsi="Arial" w:cs="Arial"/>
        </w:rPr>
        <w:fldChar w:fldCharType="end"/>
      </w:r>
      <w:r w:rsidRPr="005A2087">
        <w:rPr>
          <w:rFonts w:ascii="Arial" w:hAnsi="Arial" w:cs="Arial"/>
        </w:rPr>
        <w:t xml:space="preserve">. </w:t>
      </w:r>
    </w:p>
    <w:p w14:paraId="70F46741" w14:textId="012000D8" w:rsidR="006C7EF7" w:rsidRPr="005A2087" w:rsidRDefault="000D0E00" w:rsidP="000D0E00">
      <w:pPr>
        <w:spacing w:after="0" w:line="240" w:lineRule="auto"/>
        <w:jc w:val="both"/>
        <w:rPr>
          <w:rFonts w:ascii="Arial" w:hAnsi="Arial" w:cs="Arial"/>
        </w:rPr>
      </w:pPr>
      <w:r w:rsidRPr="005A2087">
        <w:rPr>
          <w:rFonts w:ascii="Arial" w:hAnsi="Arial" w:cs="Arial"/>
        </w:rPr>
        <w:tab/>
      </w:r>
      <w:r w:rsidR="00620317" w:rsidRPr="005A2087">
        <w:rPr>
          <w:rFonts w:ascii="Arial" w:hAnsi="Arial" w:cs="Arial"/>
        </w:rPr>
        <w:t xml:space="preserve"> </w:t>
      </w:r>
    </w:p>
    <w:p w14:paraId="4878AD9C" w14:textId="77777777" w:rsidR="006C7EF7" w:rsidRPr="005A2087" w:rsidRDefault="006C7EF7" w:rsidP="000D0E00">
      <w:pPr>
        <w:spacing w:after="0" w:line="240" w:lineRule="auto"/>
        <w:jc w:val="both"/>
        <w:rPr>
          <w:rFonts w:ascii="Arial" w:hAnsi="Arial" w:cs="Arial"/>
        </w:rPr>
      </w:pPr>
    </w:p>
    <w:p w14:paraId="6DC44E54" w14:textId="1EFDD9D7" w:rsidR="0055196F" w:rsidRPr="005A2087" w:rsidRDefault="003A5E35" w:rsidP="003A5E35">
      <w:pPr>
        <w:spacing w:line="240" w:lineRule="auto"/>
        <w:rPr>
          <w:rFonts w:ascii="Arial" w:hAnsi="Arial" w:cs="Arial"/>
          <w:b/>
          <w:bCs/>
        </w:rPr>
      </w:pPr>
      <w:r w:rsidRPr="005A2087">
        <w:rPr>
          <w:rFonts w:ascii="Arial" w:hAnsi="Arial" w:cs="Arial"/>
          <w:b/>
          <w:bCs/>
        </w:rPr>
        <w:t>Innovation</w:t>
      </w:r>
    </w:p>
    <w:p w14:paraId="4F7A5987" w14:textId="50A0C441" w:rsidR="003A5E35" w:rsidRPr="005A2087" w:rsidRDefault="003A5E35" w:rsidP="003A5E35">
      <w:pPr>
        <w:spacing w:line="240" w:lineRule="auto"/>
        <w:rPr>
          <w:rFonts w:ascii="Arial" w:hAnsi="Arial" w:cs="Arial"/>
        </w:rPr>
      </w:pPr>
      <w:r w:rsidRPr="005A2087">
        <w:rPr>
          <w:rFonts w:ascii="Arial" w:hAnsi="Arial" w:cs="Arial"/>
          <w:b/>
          <w:bCs/>
        </w:rPr>
        <w:t>Technical innovation:</w:t>
      </w:r>
      <w:r w:rsidRPr="005A2087">
        <w:rPr>
          <w:rFonts w:ascii="Arial" w:hAnsi="Arial" w:cs="Arial"/>
        </w:rPr>
        <w:t xml:space="preserve"> To complete either aims, </w:t>
      </w:r>
      <w:r w:rsidR="0013056E" w:rsidRPr="005A2087">
        <w:rPr>
          <w:rFonts w:ascii="Arial" w:hAnsi="Arial" w:cs="Arial"/>
        </w:rPr>
        <w:t>I</w:t>
      </w:r>
      <w:r w:rsidRPr="005A2087">
        <w:rPr>
          <w:rFonts w:ascii="Arial" w:hAnsi="Arial" w:cs="Arial"/>
        </w:rPr>
        <w:t xml:space="preserve"> will need to develop new machine learning techniques to train efficient coding models with multiple correlated channels (cones or latencies), which implies increasing the number of parameters by multiple folds. </w:t>
      </w:r>
      <w:r w:rsidR="0013056E" w:rsidRPr="005A2087">
        <w:rPr>
          <w:rFonts w:ascii="Arial" w:hAnsi="Arial" w:cs="Arial"/>
        </w:rPr>
        <w:t>I</w:t>
      </w:r>
      <w:r w:rsidR="00143DC5" w:rsidRPr="005A2087">
        <w:rPr>
          <w:rFonts w:ascii="Arial" w:hAnsi="Arial" w:cs="Arial"/>
        </w:rPr>
        <w:t xml:space="preserve"> </w:t>
      </w:r>
      <w:r w:rsidR="001E1D98" w:rsidRPr="005A2087">
        <w:rPr>
          <w:rFonts w:ascii="Arial" w:hAnsi="Arial" w:cs="Arial"/>
        </w:rPr>
        <w:t xml:space="preserve">will </w:t>
      </w:r>
      <w:r w:rsidR="00143DC5" w:rsidRPr="005A2087">
        <w:rPr>
          <w:rFonts w:ascii="Arial" w:hAnsi="Arial" w:cs="Arial"/>
        </w:rPr>
        <w:t>solve this overparameterizing problem by</w:t>
      </w:r>
      <w:r w:rsidRPr="005A2087">
        <w:rPr>
          <w:rFonts w:ascii="Arial" w:hAnsi="Arial" w:cs="Arial"/>
        </w:rPr>
        <w:t xml:space="preserve"> design</w:t>
      </w:r>
      <w:r w:rsidR="00143DC5" w:rsidRPr="005A2087">
        <w:rPr>
          <w:rFonts w:ascii="Arial" w:hAnsi="Arial" w:cs="Arial"/>
        </w:rPr>
        <w:t>ing</w:t>
      </w:r>
      <w:r w:rsidRPr="005A2087">
        <w:rPr>
          <w:rFonts w:ascii="Arial" w:hAnsi="Arial" w:cs="Arial"/>
        </w:rPr>
        <w:t xml:space="preserve"> new methods to </w:t>
      </w:r>
      <w:r w:rsidR="00143DC5" w:rsidRPr="005A2087">
        <w:rPr>
          <w:rFonts w:ascii="Arial" w:hAnsi="Arial" w:cs="Arial"/>
        </w:rPr>
        <w:t>parametrize receptive fields across color channels and latencies.</w:t>
      </w:r>
      <w:r w:rsidR="001E1D98" w:rsidRPr="005A2087">
        <w:rPr>
          <w:rFonts w:ascii="Arial" w:hAnsi="Arial" w:cs="Arial"/>
        </w:rPr>
        <w:t xml:space="preserve"> By doing so, we will pave the way for future research to solve efficient coding problems with very larger number of parameters.</w:t>
      </w:r>
    </w:p>
    <w:p w14:paraId="322FD663" w14:textId="0590330F" w:rsidR="00CE5A83" w:rsidRPr="005A2087" w:rsidRDefault="003A5E35" w:rsidP="00427ED1">
      <w:pPr>
        <w:spacing w:line="240" w:lineRule="auto"/>
        <w:rPr>
          <w:rFonts w:ascii="Arial" w:hAnsi="Arial" w:cs="Arial"/>
        </w:rPr>
      </w:pPr>
      <w:r w:rsidRPr="005A2087">
        <w:rPr>
          <w:rFonts w:ascii="Arial" w:hAnsi="Arial" w:cs="Arial"/>
          <w:b/>
          <w:bCs/>
        </w:rPr>
        <w:lastRenderedPageBreak/>
        <w:t>Conceptual innovation:</w:t>
      </w:r>
      <w:r w:rsidR="001E1D98" w:rsidRPr="005A2087">
        <w:rPr>
          <w:rFonts w:ascii="Arial" w:hAnsi="Arial" w:cs="Arial"/>
        </w:rPr>
        <w:t xml:space="preserve"> Most of the efficient coding research in vision involves a single input channel that is encoded by a large number of neurons. However, neurons in the retina have multiple correlated input channels, such as different colors and latencies. This project is conceptually innovative because </w:t>
      </w:r>
      <w:r w:rsidR="0013056E" w:rsidRPr="005A2087">
        <w:rPr>
          <w:rFonts w:ascii="Arial" w:hAnsi="Arial" w:cs="Arial"/>
        </w:rPr>
        <w:t>I</w:t>
      </w:r>
      <w:r w:rsidR="001E1D98" w:rsidRPr="005A2087">
        <w:rPr>
          <w:rFonts w:ascii="Arial" w:hAnsi="Arial" w:cs="Arial"/>
        </w:rPr>
        <w:t xml:space="preserve"> consider efficient coding models with multiple correlated channels. By doing so, we will learn how efficient coding models handle correlated channels, and whether this solution is similar to the computations RGCs perform. </w:t>
      </w:r>
    </w:p>
    <w:p w14:paraId="6F7CCF24" w14:textId="1B141F86" w:rsidR="00CE5A83" w:rsidRPr="005A2087" w:rsidRDefault="00CE5A83" w:rsidP="00BA48D4">
      <w:pPr>
        <w:spacing w:after="0" w:line="240" w:lineRule="auto"/>
        <w:jc w:val="both"/>
        <w:rPr>
          <w:rFonts w:ascii="Arial" w:hAnsi="Arial" w:cs="Arial"/>
        </w:rPr>
      </w:pPr>
    </w:p>
    <w:p w14:paraId="7BC629FA" w14:textId="5B9905A7" w:rsidR="00094DE1" w:rsidRPr="005A2087" w:rsidRDefault="00BA48D4" w:rsidP="00BA48D4">
      <w:pPr>
        <w:spacing w:after="0" w:line="240" w:lineRule="auto"/>
        <w:jc w:val="both"/>
        <w:rPr>
          <w:rFonts w:ascii="Arial" w:hAnsi="Arial" w:cs="Arial"/>
          <w:b/>
          <w:bCs/>
        </w:rPr>
      </w:pPr>
      <w:r w:rsidRPr="005A2087">
        <w:rPr>
          <w:rFonts w:ascii="Arial" w:hAnsi="Arial" w:cs="Arial"/>
          <w:b/>
          <w:bCs/>
        </w:rPr>
        <w:t xml:space="preserve">Approach </w:t>
      </w:r>
    </w:p>
    <w:p w14:paraId="159116B5" w14:textId="0AB6A8E3" w:rsidR="00F30D56" w:rsidRPr="005A2087" w:rsidRDefault="00F30D56" w:rsidP="00BA48D4">
      <w:pPr>
        <w:spacing w:after="0" w:line="240" w:lineRule="auto"/>
        <w:jc w:val="both"/>
        <w:rPr>
          <w:rFonts w:ascii="Arial" w:hAnsi="Arial" w:cs="Arial"/>
          <w:b/>
          <w:bCs/>
        </w:rPr>
      </w:pPr>
    </w:p>
    <w:p w14:paraId="55DEB683" w14:textId="6F1D3FB4" w:rsidR="005348CA" w:rsidRPr="005A2087" w:rsidRDefault="005348CA" w:rsidP="00BA48D4">
      <w:pPr>
        <w:spacing w:after="0" w:line="240" w:lineRule="auto"/>
        <w:jc w:val="both"/>
        <w:rPr>
          <w:rFonts w:ascii="Arial" w:hAnsi="Arial" w:cs="Arial"/>
          <w:b/>
          <w:bCs/>
        </w:rPr>
      </w:pPr>
      <w:r w:rsidRPr="005A2087">
        <w:rPr>
          <w:rFonts w:ascii="Arial" w:hAnsi="Arial" w:cs="Arial"/>
          <w:b/>
          <w:bCs/>
        </w:rPr>
        <w:t xml:space="preserve">Previous work </w:t>
      </w:r>
    </w:p>
    <w:p w14:paraId="3D036A58" w14:textId="111FAEC8" w:rsidR="00EB32D7" w:rsidRPr="005A2087" w:rsidDel="00AC2EC3" w:rsidRDefault="00F00BC5" w:rsidP="00A562D7">
      <w:pPr>
        <w:spacing w:after="0" w:line="240" w:lineRule="auto"/>
        <w:ind w:firstLine="720"/>
        <w:jc w:val="both"/>
        <w:rPr>
          <w:del w:id="158" w:author="David St-Amand" w:date="2023-11-23T04:20:00Z"/>
          <w:rFonts w:ascii="Arial" w:hAnsi="Arial" w:cs="Arial"/>
        </w:rPr>
      </w:pPr>
      <w:r w:rsidRPr="005A2087">
        <w:rPr>
          <w:rFonts w:ascii="Arial" w:hAnsi="Arial" w:cs="Arial"/>
        </w:rPr>
        <w:t xml:space="preserve">Our lab previously built efficient coding models to explain </w:t>
      </w:r>
      <w:r w:rsidR="00EB32D7" w:rsidRPr="005A2087">
        <w:rPr>
          <w:rFonts w:ascii="Arial" w:hAnsi="Arial" w:cs="Arial"/>
        </w:rPr>
        <w:t xml:space="preserve">the organization of RGCs. </w:t>
      </w:r>
      <w:r w:rsidRPr="005A2087">
        <w:rPr>
          <w:rFonts w:ascii="Arial" w:hAnsi="Arial" w:cs="Arial"/>
        </w:rPr>
        <w:t xml:space="preserve">why retinal ON and OFF mosaics are anti-aligned. We also used a similar model to explain why RGCs encode either high spatial and low temporal frequencies, or low spatial and high temporal frequencies. </w:t>
      </w:r>
      <w:del w:id="159" w:author="David St-Amand" w:date="2023-11-23T04:20:00Z">
        <w:r w:rsidR="0087479A" w:rsidRPr="005A2087" w:rsidDel="00AC2EC3">
          <w:rPr>
            <w:rFonts w:ascii="Arial" w:hAnsi="Arial" w:cs="Arial"/>
          </w:rPr>
          <w:delText xml:space="preserve">In such models, the </w:delText>
        </w:r>
        <w:r w:rsidR="00353547" w:rsidRPr="005A2087" w:rsidDel="00AC2EC3">
          <w:rPr>
            <w:rFonts w:ascii="Arial" w:hAnsi="Arial" w:cs="Arial"/>
          </w:rPr>
          <w:delText>input natural images</w:delText>
        </w:r>
        <w:r w:rsidR="0087479A" w:rsidRPr="005A2087" w:rsidDel="00AC2EC3">
          <w:rPr>
            <w:rFonts w:ascii="Arial" w:hAnsi="Arial" w:cs="Arial"/>
          </w:rPr>
          <w:delText xml:space="preserve"> X are multiplied by a weight matrix W</w:delText>
        </w:r>
        <w:r w:rsidR="001904DB" w:rsidRPr="005A2087" w:rsidDel="00AC2EC3">
          <w:rPr>
            <w:rFonts w:ascii="Arial" w:hAnsi="Arial" w:cs="Arial"/>
          </w:rPr>
          <w:delText>, which is then followed by an output nonlinearity. The output is the model RGCs responses</w:delText>
        </w:r>
        <w:r w:rsidR="0087479A" w:rsidRPr="005A2087" w:rsidDel="00AC2EC3">
          <w:rPr>
            <w:rFonts w:ascii="Arial" w:hAnsi="Arial" w:cs="Arial"/>
          </w:rPr>
          <w:delText xml:space="preserve"> r</w:delText>
        </w:r>
        <w:r w:rsidR="00353547" w:rsidRPr="005A2087" w:rsidDel="00AC2EC3">
          <w:rPr>
            <w:rFonts w:ascii="Arial" w:hAnsi="Arial" w:cs="Arial"/>
            <w:vertAlign w:val="subscript"/>
          </w:rPr>
          <w:delText>j</w:delText>
        </w:r>
        <w:r w:rsidR="0087479A" w:rsidRPr="005A2087" w:rsidDel="00AC2EC3">
          <w:rPr>
            <w:rFonts w:ascii="Arial" w:hAnsi="Arial" w:cs="Arial"/>
          </w:rPr>
          <w:delText xml:space="preserve"> </w:delText>
        </w:r>
        <w:r w:rsidR="001904DB" w:rsidRPr="005A2087" w:rsidDel="00AC2EC3">
          <w:rPr>
            <w:rFonts w:ascii="Arial" w:hAnsi="Arial" w:cs="Arial"/>
          </w:rPr>
          <w:delText>for</w:delText>
        </w:r>
        <w:r w:rsidR="0087479A" w:rsidRPr="005A2087" w:rsidDel="00AC2EC3">
          <w:rPr>
            <w:rFonts w:ascii="Arial" w:hAnsi="Arial" w:cs="Arial"/>
          </w:rPr>
          <w:delText xml:space="preserve"> each neuron j.</w:delText>
        </w:r>
        <w:r w:rsidR="001904DB" w:rsidRPr="005A2087" w:rsidDel="00AC2EC3">
          <w:rPr>
            <w:rFonts w:ascii="Arial" w:hAnsi="Arial" w:cs="Arial"/>
          </w:rPr>
          <w:delText xml:space="preserve"> Input and output noise are represented by independent Gaussian distributions with different standard deviations (σ</w:delText>
        </w:r>
        <w:r w:rsidR="001904DB" w:rsidRPr="005A2087" w:rsidDel="00AC2EC3">
          <w:rPr>
            <w:rFonts w:ascii="Arial" w:hAnsi="Arial" w:cs="Arial"/>
            <w:vertAlign w:val="subscript"/>
          </w:rPr>
          <w:delText xml:space="preserve">in </w:delText>
        </w:r>
        <w:r w:rsidR="001904DB" w:rsidRPr="005A2087" w:rsidDel="00AC2EC3">
          <w:rPr>
            <w:rFonts w:ascii="Arial" w:hAnsi="Arial" w:cs="Arial"/>
          </w:rPr>
          <w:delText>for the inputs and σ</w:delText>
        </w:r>
        <w:r w:rsidR="001904DB" w:rsidRPr="005A2087" w:rsidDel="00AC2EC3">
          <w:rPr>
            <w:rFonts w:ascii="Arial" w:hAnsi="Arial" w:cs="Arial"/>
            <w:vertAlign w:val="subscript"/>
          </w:rPr>
          <w:delText>out</w:delText>
        </w:r>
        <w:r w:rsidR="001904DB" w:rsidRPr="005A2087" w:rsidDel="00AC2EC3">
          <w:rPr>
            <w:rFonts w:ascii="Arial" w:hAnsi="Arial" w:cs="Arial"/>
          </w:rPr>
          <w:delText xml:space="preserve"> for the outputs). The weights are optimized to maximize the mutual information between the natural images and the responses of the model RGCs. </w:delText>
        </w:r>
        <w:r w:rsidR="00747DB9" w:rsidRPr="005A2087" w:rsidDel="00AC2EC3">
          <w:rPr>
            <w:rFonts w:ascii="Arial" w:hAnsi="Arial" w:cs="Arial"/>
          </w:rPr>
          <w:delText>To represent the biological cost of firing spikes, each neuron is constrained to have the same average firing rate.</w:delText>
        </w:r>
        <w:r w:rsidR="00EB32D7" w:rsidRPr="005A2087" w:rsidDel="00AC2EC3">
          <w:rPr>
            <w:rFonts w:ascii="Arial" w:hAnsi="Arial" w:cs="Arial"/>
          </w:rPr>
          <w:delText xml:space="preserve"> </w:delText>
        </w:r>
      </w:del>
    </w:p>
    <w:p w14:paraId="7DB0132F" w14:textId="77777777" w:rsidR="004972CF" w:rsidRDefault="00EB32D7" w:rsidP="00AC2EC3">
      <w:pPr>
        <w:spacing w:after="0" w:line="240" w:lineRule="auto"/>
        <w:ind w:firstLine="720"/>
        <w:jc w:val="both"/>
        <w:rPr>
          <w:ins w:id="160" w:author="David St-Amand" w:date="2023-11-23T20:10:00Z"/>
          <w:rFonts w:ascii="Arial" w:hAnsi="Arial" w:cs="Arial"/>
        </w:rPr>
      </w:pPr>
      <w:r w:rsidRPr="005A2087">
        <w:rPr>
          <w:rFonts w:ascii="Arial" w:hAnsi="Arial" w:cs="Arial"/>
        </w:rPr>
        <w:t xml:space="preserve">Such models not only replicate the center-surround organization, but also their spatial arrangement. Model RGCs are separated into different ON and OFF pathways that process light and dark information, respectively. Each neuron processes a small region of visual space, and each pathway has neurons that are spatially organized to form a ‘mosaic’ that tiles the entire visual scene. </w:t>
      </w:r>
      <w:r w:rsidR="00936D04" w:rsidRPr="005A2087">
        <w:rPr>
          <w:rFonts w:ascii="Arial" w:hAnsi="Arial" w:cs="Arial"/>
        </w:rPr>
        <w:t>Our lab found that whether efficient coding predicted that these ON and OFF mosaics should be aligned or anti-aligned depend</w:t>
      </w:r>
      <w:r w:rsidR="00CD6B9C" w:rsidRPr="005A2087">
        <w:rPr>
          <w:rFonts w:ascii="Arial" w:hAnsi="Arial" w:cs="Arial"/>
        </w:rPr>
        <w:t xml:space="preserve">s </w:t>
      </w:r>
      <w:r w:rsidR="00936D04" w:rsidRPr="005A2087">
        <w:rPr>
          <w:rFonts w:ascii="Arial" w:hAnsi="Arial" w:cs="Arial"/>
        </w:rPr>
        <w:t xml:space="preserve">on the noise, with mosaics going from aligned to anti-aligned as both the input and output noise </w:t>
      </w:r>
      <w:r w:rsidR="000659F0" w:rsidRPr="005A2087">
        <w:rPr>
          <w:rFonts w:ascii="Arial" w:hAnsi="Arial" w:cs="Arial"/>
        </w:rPr>
        <w:t xml:space="preserve">levels </w:t>
      </w:r>
      <w:r w:rsidR="00936D04" w:rsidRPr="005A2087">
        <w:rPr>
          <w:rFonts w:ascii="Arial" w:hAnsi="Arial" w:cs="Arial"/>
        </w:rPr>
        <w:t>increase.</w:t>
      </w:r>
      <w:r w:rsidR="000659F0" w:rsidRPr="005A2087">
        <w:rPr>
          <w:rFonts w:ascii="Arial" w:hAnsi="Arial" w:cs="Arial"/>
        </w:rPr>
        <w:t xml:space="preserve"> </w:t>
      </w:r>
    </w:p>
    <w:p w14:paraId="4ADE0F32" w14:textId="382A1386" w:rsidR="000B4136" w:rsidRPr="00E368C3" w:rsidRDefault="00425B88" w:rsidP="00425B88">
      <w:pPr>
        <w:spacing w:after="0" w:line="240" w:lineRule="auto"/>
        <w:ind w:firstLine="720"/>
        <w:jc w:val="both"/>
        <w:rPr>
          <w:ins w:id="161" w:author="David St-Amand" w:date="2023-11-23T04:20:00Z"/>
          <w:rFonts w:ascii="Arial" w:hAnsi="Arial" w:cs="Arial"/>
        </w:rPr>
      </w:pPr>
      <w:ins w:id="162" w:author="David St-Amand" w:date="2023-11-23T21:12:00Z">
        <w:r w:rsidRPr="00E368C3">
          <w:rPr>
            <w:rFonts w:ascii="Arial" w:hAnsi="Arial" w:cs="Arial"/>
            <w:rPrChange w:id="163" w:author="David St-Amand" w:date="2023-11-23T22:42:00Z">
              <w:rPr>
                <w:rFonts w:ascii="Arial" w:hAnsi="Arial" w:cs="Arial"/>
                <w:highlight w:val="yellow"/>
              </w:rPr>
            </w:rPrChange>
          </w:rPr>
          <w:t xml:space="preserve">However, such models have </w:t>
        </w:r>
      </w:ins>
      <w:ins w:id="164" w:author="David St-Amand" w:date="2023-11-23T21:17:00Z">
        <w:r w:rsidR="00B934AF" w:rsidRPr="00E368C3">
          <w:rPr>
            <w:rFonts w:ascii="Arial" w:hAnsi="Arial" w:cs="Arial"/>
            <w:rPrChange w:id="165" w:author="David St-Amand" w:date="2023-11-23T22:42:00Z">
              <w:rPr>
                <w:rFonts w:ascii="Arial" w:hAnsi="Arial" w:cs="Arial"/>
                <w:highlight w:val="yellow"/>
              </w:rPr>
            </w:rPrChange>
          </w:rPr>
          <w:t>previously been either</w:t>
        </w:r>
      </w:ins>
      <w:ins w:id="166" w:author="David St-Amand" w:date="2023-11-23T21:12:00Z">
        <w:r w:rsidRPr="00E368C3">
          <w:rPr>
            <w:rFonts w:ascii="Arial" w:hAnsi="Arial" w:cs="Arial"/>
            <w:rPrChange w:id="167" w:author="David St-Amand" w:date="2023-11-23T22:42:00Z">
              <w:rPr>
                <w:rFonts w:ascii="Arial" w:hAnsi="Arial" w:cs="Arial"/>
                <w:highlight w:val="yellow"/>
              </w:rPr>
            </w:rPrChange>
          </w:rPr>
          <w:t xml:space="preserve"> limited (1) to one single input channel</w:t>
        </w:r>
      </w:ins>
      <w:r w:rsidRPr="00E368C3">
        <w:rPr>
          <w:rFonts w:ascii="Arial" w:hAnsi="Arial" w:cs="Arial"/>
          <w:rPrChange w:id="168" w:author="David St-Amand" w:date="2023-11-23T22:42:00Z">
            <w:rPr>
              <w:rFonts w:ascii="Arial" w:hAnsi="Arial" w:cs="Arial"/>
              <w:highlight w:val="yellow"/>
            </w:rPr>
          </w:rPrChange>
        </w:rPr>
        <w:fldChar w:fldCharType="begin"/>
      </w:r>
      <w:r w:rsidR="00471612">
        <w:rPr>
          <w:rFonts w:ascii="Arial" w:hAnsi="Arial" w:cs="Arial"/>
        </w:rPr>
        <w:instrText xml:space="preserve"> ADDIN EN.CITE &lt;EndNote&gt;&lt;Cite&gt;&lt;Author&gt;Karklin&lt;/Author&gt;&lt;Year&gt;2011&lt;/Year&gt;&lt;RecNum&gt;35&lt;/RecNum&gt;&lt;DisplayText&gt;&lt;style face="superscript"&gt;6, 22&lt;/style&gt;&lt;/DisplayText&gt;&lt;record&gt;&lt;rec-number&gt;35&lt;/rec-number&gt;&lt;foreign-keys&gt;&lt;key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E368C3">
        <w:rPr>
          <w:rFonts w:ascii="Arial" w:hAnsi="Arial" w:cs="Arial"/>
          <w:rPrChange w:id="169" w:author="David St-Amand" w:date="2023-11-23T22:42:00Z">
            <w:rPr>
              <w:rFonts w:ascii="Arial" w:hAnsi="Arial" w:cs="Arial"/>
              <w:highlight w:val="yellow"/>
            </w:rPr>
          </w:rPrChange>
        </w:rPr>
        <w:fldChar w:fldCharType="separate"/>
      </w:r>
      <w:r w:rsidR="00471612" w:rsidRPr="00471612">
        <w:rPr>
          <w:rFonts w:ascii="Arial" w:hAnsi="Arial" w:cs="Arial"/>
          <w:noProof/>
          <w:vertAlign w:val="superscript"/>
        </w:rPr>
        <w:t>6, 22</w:t>
      </w:r>
      <w:r w:rsidRPr="00E368C3">
        <w:rPr>
          <w:rFonts w:ascii="Arial" w:hAnsi="Arial" w:cs="Arial"/>
          <w:rPrChange w:id="170" w:author="David St-Amand" w:date="2023-11-23T22:42:00Z">
            <w:rPr>
              <w:rFonts w:ascii="Arial" w:hAnsi="Arial" w:cs="Arial"/>
              <w:highlight w:val="yellow"/>
            </w:rPr>
          </w:rPrChange>
        </w:rPr>
        <w:fldChar w:fldCharType="end"/>
      </w:r>
      <w:ins w:id="171" w:author="David St-Amand" w:date="2023-11-23T21:12:00Z">
        <w:r w:rsidRPr="00E368C3">
          <w:rPr>
            <w:rFonts w:ascii="Arial" w:hAnsi="Arial" w:cs="Arial"/>
            <w:rPrChange w:id="172" w:author="David St-Amand" w:date="2023-11-23T22:42:00Z">
              <w:rPr>
                <w:rFonts w:ascii="Arial" w:hAnsi="Arial" w:cs="Arial"/>
                <w:highlight w:val="yellow"/>
              </w:rPr>
            </w:rPrChange>
          </w:rPr>
          <w:t xml:space="preserve"> or (2)</w:t>
        </w:r>
      </w:ins>
      <w:ins w:id="173" w:author="David St-Amand" w:date="2023-11-23T21:13:00Z">
        <w:r w:rsidRPr="00E368C3">
          <w:rPr>
            <w:rFonts w:ascii="Arial" w:hAnsi="Arial" w:cs="Arial"/>
            <w:rPrChange w:id="174" w:author="David St-Amand" w:date="2023-11-23T22:42:00Z">
              <w:rPr>
                <w:rFonts w:ascii="Arial" w:hAnsi="Arial" w:cs="Arial"/>
                <w:highlight w:val="yellow"/>
              </w:rPr>
            </w:rPrChange>
          </w:rPr>
          <w:t xml:space="preserve"> by making strong assumptions about how receptive fields should change across channels</w:t>
        </w:r>
      </w:ins>
      <w:r w:rsidRPr="00E368C3">
        <w:rPr>
          <w:rFonts w:ascii="Arial" w:hAnsi="Arial" w:cs="Arial"/>
          <w:rPrChange w:id="175" w:author="David St-Amand" w:date="2023-11-23T22:42:00Z">
            <w:rPr>
              <w:rFonts w:ascii="Arial" w:hAnsi="Arial" w:cs="Arial"/>
              <w:highlight w:val="yellow"/>
            </w:rPr>
          </w:rPrChange>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E368C3">
        <w:rPr>
          <w:rFonts w:ascii="Arial" w:hAnsi="Arial" w:cs="Arial"/>
          <w:rPrChange w:id="176" w:author="David St-Amand" w:date="2023-11-23T22:42:00Z">
            <w:rPr>
              <w:rFonts w:ascii="Arial" w:hAnsi="Arial" w:cs="Arial"/>
              <w:highlight w:val="yellow"/>
            </w:rPr>
          </w:rPrChange>
        </w:rPr>
        <w:fldChar w:fldCharType="separate"/>
      </w:r>
      <w:r w:rsidR="00471612" w:rsidRPr="00471612">
        <w:rPr>
          <w:rFonts w:ascii="Arial" w:hAnsi="Arial" w:cs="Arial"/>
          <w:noProof/>
          <w:vertAlign w:val="superscript"/>
        </w:rPr>
        <w:t>19</w:t>
      </w:r>
      <w:r w:rsidRPr="00E368C3">
        <w:rPr>
          <w:rFonts w:ascii="Arial" w:hAnsi="Arial" w:cs="Arial"/>
          <w:rPrChange w:id="177" w:author="David St-Amand" w:date="2023-11-23T22:42:00Z">
            <w:rPr>
              <w:rFonts w:ascii="Arial" w:hAnsi="Arial" w:cs="Arial"/>
              <w:highlight w:val="yellow"/>
            </w:rPr>
          </w:rPrChange>
        </w:rPr>
        <w:fldChar w:fldCharType="end"/>
      </w:r>
      <w:ins w:id="178" w:author="David St-Amand" w:date="2023-11-23T21:13:00Z">
        <w:r w:rsidRPr="00E368C3">
          <w:rPr>
            <w:rFonts w:ascii="Arial" w:hAnsi="Arial" w:cs="Arial"/>
            <w:rPrChange w:id="179" w:author="David St-Amand" w:date="2023-11-23T22:42:00Z">
              <w:rPr>
                <w:rFonts w:ascii="Arial" w:hAnsi="Arial" w:cs="Arial"/>
                <w:highlight w:val="yellow"/>
              </w:rPr>
            </w:rPrChange>
          </w:rPr>
          <w:t xml:space="preserve">. </w:t>
        </w:r>
      </w:ins>
      <w:ins w:id="180" w:author="David St-Amand" w:date="2023-11-23T21:17:00Z">
        <w:r w:rsidR="00B934AF" w:rsidRPr="00E368C3">
          <w:rPr>
            <w:rFonts w:ascii="Arial" w:hAnsi="Arial" w:cs="Arial"/>
            <w:rPrChange w:id="181" w:author="David St-Amand" w:date="2023-11-23T22:42:00Z">
              <w:rPr>
                <w:rFonts w:ascii="Arial" w:hAnsi="Arial" w:cs="Arial"/>
                <w:highlight w:val="yellow"/>
              </w:rPr>
            </w:rPrChange>
          </w:rPr>
          <w:t xml:space="preserve"> </w:t>
        </w:r>
      </w:ins>
      <w:commentRangeStart w:id="182"/>
      <w:ins w:id="183" w:author="David St-Amand" w:date="2023-11-23T20:10:00Z">
        <w:r w:rsidR="004972CF" w:rsidRPr="00E368C3">
          <w:rPr>
            <w:rFonts w:ascii="Arial" w:hAnsi="Arial" w:cs="Arial"/>
          </w:rPr>
          <w:t>The goal of this proposed project is to extend such models to natural stimuli that have multiple correlated channels.</w:t>
        </w:r>
      </w:ins>
      <w:ins w:id="184" w:author="David St-Amand" w:date="2023-11-23T20:11:00Z">
        <w:r w:rsidR="004972CF" w:rsidRPr="00E368C3">
          <w:rPr>
            <w:rFonts w:ascii="Arial" w:hAnsi="Arial" w:cs="Arial"/>
          </w:rPr>
          <w:t xml:space="preserve"> </w:t>
        </w:r>
      </w:ins>
      <w:del w:id="185" w:author="David St-Amand" w:date="2023-11-23T20:10:00Z">
        <w:r w:rsidR="000659F0" w:rsidRPr="00E368C3" w:rsidDel="004972CF">
          <w:rPr>
            <w:rFonts w:ascii="Arial" w:hAnsi="Arial" w:cs="Arial"/>
          </w:rPr>
          <w:delText>Next</w:delText>
        </w:r>
      </w:del>
      <w:r w:rsidR="00BC2D14" w:rsidRPr="00E368C3">
        <w:rPr>
          <w:rFonts w:ascii="Arial" w:hAnsi="Arial" w:cs="Arial"/>
        </w:rPr>
        <w:t xml:space="preserve">, </w:t>
      </w:r>
      <w:r w:rsidR="000659F0" w:rsidRPr="00E368C3">
        <w:rPr>
          <w:rFonts w:ascii="Arial" w:hAnsi="Arial" w:cs="Arial"/>
        </w:rPr>
        <w:t xml:space="preserve">I </w:t>
      </w:r>
      <w:r w:rsidR="00BC2D14" w:rsidRPr="00E368C3">
        <w:rPr>
          <w:rFonts w:ascii="Arial" w:hAnsi="Arial" w:cs="Arial"/>
        </w:rPr>
        <w:t xml:space="preserve">will </w:t>
      </w:r>
      <w:r w:rsidR="000659F0" w:rsidRPr="00E368C3">
        <w:rPr>
          <w:rFonts w:ascii="Arial" w:hAnsi="Arial" w:cs="Arial"/>
        </w:rPr>
        <w:t xml:space="preserve">extend this model to integrate inputs from multiple correlated channels, which will allow us to study how RGCs process color (Aim 1) and motion (Aim 2). </w:t>
      </w:r>
      <w:r w:rsidR="00936D04" w:rsidRPr="00E368C3">
        <w:rPr>
          <w:rFonts w:ascii="Arial" w:hAnsi="Arial" w:cs="Arial"/>
        </w:rPr>
        <w:t xml:space="preserve"> </w:t>
      </w:r>
      <w:commentRangeEnd w:id="182"/>
      <w:r w:rsidR="004972CF" w:rsidRPr="00E368C3">
        <w:rPr>
          <w:rStyle w:val="CommentReference"/>
        </w:rPr>
        <w:commentReference w:id="182"/>
      </w:r>
    </w:p>
    <w:p w14:paraId="65DB3802" w14:textId="7D9F4734" w:rsidR="00AC2EC3" w:rsidRDefault="004972CF" w:rsidP="004972CF">
      <w:pPr>
        <w:tabs>
          <w:tab w:val="left" w:pos="2730"/>
        </w:tabs>
        <w:spacing w:after="0" w:line="240" w:lineRule="auto"/>
        <w:jc w:val="both"/>
        <w:rPr>
          <w:ins w:id="186" w:author="David St-Amand" w:date="2023-11-23T04:20:00Z"/>
          <w:rFonts w:ascii="Arial" w:hAnsi="Arial" w:cs="Arial"/>
        </w:rPr>
        <w:pPrChange w:id="187" w:author="David St-Amand" w:date="2023-11-23T20:12:00Z">
          <w:pPr>
            <w:spacing w:after="0" w:line="240" w:lineRule="auto"/>
            <w:jc w:val="both"/>
          </w:pPr>
        </w:pPrChange>
      </w:pPr>
      <w:ins w:id="188" w:author="David St-Amand" w:date="2023-11-23T20:12:00Z">
        <w:r>
          <w:rPr>
            <w:rFonts w:ascii="Arial" w:hAnsi="Arial" w:cs="Arial"/>
          </w:rPr>
          <w:tab/>
        </w:r>
      </w:ins>
    </w:p>
    <w:p w14:paraId="68537A2A" w14:textId="2F945ED4" w:rsidR="00AC2EC3" w:rsidRDefault="00AC2EC3" w:rsidP="00AC2EC3">
      <w:pPr>
        <w:spacing w:after="0" w:line="240" w:lineRule="auto"/>
        <w:jc w:val="both"/>
        <w:rPr>
          <w:ins w:id="189" w:author="David St-Amand" w:date="2023-11-23T04:20:00Z"/>
          <w:rFonts w:ascii="Arial" w:hAnsi="Arial" w:cs="Arial"/>
          <w:b/>
          <w:bCs/>
        </w:rPr>
      </w:pPr>
      <w:ins w:id="190" w:author="David St-Amand" w:date="2023-11-23T04:20:00Z">
        <w:r w:rsidRPr="00AC2EC3">
          <w:rPr>
            <w:rFonts w:ascii="Arial" w:hAnsi="Arial" w:cs="Arial"/>
            <w:b/>
            <w:bCs/>
            <w:rPrChange w:id="191" w:author="David St-Amand" w:date="2023-11-23T04:20:00Z">
              <w:rPr>
                <w:rFonts w:ascii="Arial" w:hAnsi="Arial" w:cs="Arial"/>
              </w:rPr>
            </w:rPrChange>
          </w:rPr>
          <w:t xml:space="preserve">Efficient coding model </w:t>
        </w:r>
      </w:ins>
    </w:p>
    <w:p w14:paraId="13F9E422" w14:textId="4D39AA8D" w:rsidR="00AC2EC3" w:rsidRDefault="00AC2EC3" w:rsidP="004607BF">
      <w:pPr>
        <w:spacing w:after="0" w:line="240" w:lineRule="auto"/>
        <w:ind w:firstLine="720"/>
        <w:jc w:val="both"/>
        <w:rPr>
          <w:ins w:id="192" w:author="David St-Amand" w:date="2023-11-23T04:24:00Z"/>
          <w:rFonts w:ascii="Arial" w:eastAsiaTheme="minorEastAsia" w:hAnsi="Arial" w:cs="Arial"/>
        </w:rPr>
        <w:pPrChange w:id="193" w:author="David St-Amand" w:date="2023-11-23T19:07:00Z">
          <w:pPr>
            <w:spacing w:after="0" w:line="240" w:lineRule="auto"/>
            <w:jc w:val="both"/>
          </w:pPr>
        </w:pPrChange>
      </w:pPr>
      <w:ins w:id="194" w:author="David St-Amand" w:date="2023-11-23T04:21:00Z">
        <w:r w:rsidRPr="005A2087">
          <w:rPr>
            <w:rFonts w:ascii="Arial" w:hAnsi="Arial" w:cs="Arial"/>
          </w:rPr>
          <w:t>The efficient coding model we use will be similar to other work from our lab</w:t>
        </w:r>
        <w:r w:rsidRPr="005A2087">
          <w:rPr>
            <w:rFonts w:ascii="Arial" w:hAnsi="Arial" w:cs="Arial"/>
          </w:rPr>
          <w:fldChar w:fldCharType="begin"/>
        </w:r>
      </w:ins>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ins w:id="195" w:author="David St-Amand" w:date="2023-11-23T04:21:00Z">
        <w:r w:rsidRPr="005A2087">
          <w:rPr>
            <w:rFonts w:ascii="Arial" w:hAnsi="Arial" w:cs="Arial"/>
          </w:rPr>
          <w:fldChar w:fldCharType="separate"/>
        </w:r>
      </w:ins>
      <w:r w:rsidR="00471612" w:rsidRPr="00471612">
        <w:rPr>
          <w:rFonts w:ascii="Arial" w:hAnsi="Arial" w:cs="Arial"/>
          <w:noProof/>
          <w:vertAlign w:val="superscript"/>
        </w:rPr>
        <w:t>19, 22</w:t>
      </w:r>
      <w:ins w:id="196" w:author="David St-Amand" w:date="2023-11-23T04:21:00Z">
        <w:r w:rsidRPr="005A2087">
          <w:rPr>
            <w:rFonts w:ascii="Arial" w:hAnsi="Arial" w:cs="Arial"/>
          </w:rPr>
          <w:fldChar w:fldCharType="end"/>
        </w:r>
        <w:r w:rsidRPr="005A2087">
          <w:rPr>
            <w:rFonts w:ascii="Arial" w:hAnsi="Arial" w:cs="Arial"/>
          </w:rPr>
          <w:t xml:space="preserve">. </w:t>
        </w:r>
      </w:ins>
      <w:ins w:id="197" w:author="David St-Amand" w:date="2023-11-23T04:22:00Z">
        <w:r>
          <w:rPr>
            <w:rFonts w:ascii="Arial" w:hAnsi="Arial" w:cs="Arial"/>
          </w:rPr>
          <w:t>The inputs will consist of D pixels patches of Natural Images X corrupted by gaussian input noise</w:t>
        </w:r>
      </w:ins>
      <w:ins w:id="198" w:author="David St-Amand" w:date="2023-11-23T05:27:00Z">
        <w:r w:rsidR="00A5100E">
          <w:rPr>
            <w:rFonts w:ascii="Arial" w:hAnsi="Arial" w:cs="Arial"/>
          </w:rPr>
          <w:t xml:space="preserve"> </w:t>
        </w:r>
      </w:ins>
      <m:oMath>
        <m:sSub>
          <m:sSubPr>
            <m:ctrlPr>
              <w:ins w:id="199" w:author="David St-Amand" w:date="2023-11-23T05:27:00Z">
                <w:rPr>
                  <w:rFonts w:ascii="Cambria Math" w:hAnsi="Cambria Math" w:cs="Arial"/>
                  <w:i/>
                </w:rPr>
              </w:ins>
            </m:ctrlPr>
          </m:sSubPr>
          <m:e>
            <m:r>
              <w:ins w:id="200" w:author="David St-Amand" w:date="2023-11-23T05:27:00Z">
                <w:rPr>
                  <w:rFonts w:ascii="Cambria Math" w:hAnsi="Cambria Math" w:cs="Arial"/>
                </w:rPr>
                <m:t>n</m:t>
              </w:ins>
            </m:r>
          </m:e>
          <m:sub>
            <m:r>
              <w:ins w:id="201" w:author="David St-Amand" w:date="2023-11-23T05:27:00Z">
                <w:rPr>
                  <w:rFonts w:ascii="Cambria Math" w:hAnsi="Cambria Math" w:cs="Arial"/>
                </w:rPr>
                <m:t>in</m:t>
              </w:ins>
            </m:r>
          </m:sub>
        </m:sSub>
      </m:oMath>
      <w:ins w:id="202" w:author="David St-Amand" w:date="2023-11-23T04:22:00Z">
        <w:r>
          <w:rPr>
            <w:rFonts w:ascii="Arial" w:hAnsi="Arial" w:cs="Arial"/>
          </w:rPr>
          <w:t xml:space="preserve"> ~ </w:t>
        </w:r>
      </w:ins>
      <w:proofErr w:type="gramStart"/>
      <w:ins w:id="203" w:author="David St-Amand" w:date="2023-11-23T04:23:00Z">
        <w:r>
          <w:rPr>
            <w:rFonts w:ascii="Arial" w:hAnsi="Arial" w:cs="Arial"/>
          </w:rPr>
          <w:t>N</w:t>
        </w:r>
      </w:ins>
      <w:ins w:id="204" w:author="David St-Amand" w:date="2023-11-23T04:22:00Z">
        <w:r>
          <w:rPr>
            <w:rFonts w:ascii="Arial" w:hAnsi="Arial" w:cs="Arial"/>
          </w:rPr>
          <w:t>(</w:t>
        </w:r>
        <w:proofErr w:type="gramEnd"/>
        <w:r>
          <w:rPr>
            <w:rFonts w:ascii="Arial" w:hAnsi="Arial" w:cs="Arial"/>
          </w:rPr>
          <w:t xml:space="preserve">0, </w:t>
        </w:r>
      </w:ins>
      <m:oMath>
        <m:sSub>
          <m:sSubPr>
            <m:ctrlPr>
              <w:ins w:id="205" w:author="David St-Amand" w:date="2023-11-23T04:22:00Z">
                <w:rPr>
                  <w:rFonts w:ascii="Cambria Math" w:hAnsi="Cambria Math" w:cs="Arial"/>
                  <w:i/>
                </w:rPr>
              </w:ins>
            </m:ctrlPr>
          </m:sSubPr>
          <m:e>
            <m:r>
              <w:ins w:id="206" w:author="David St-Amand" w:date="2023-11-23T04:22:00Z">
                <w:rPr>
                  <w:rFonts w:ascii="Cambria Math" w:hAnsi="Cambria Math" w:cs="Arial"/>
                </w:rPr>
                <m:t>C</m:t>
              </w:ins>
            </m:r>
          </m:e>
          <m:sub>
            <m:r>
              <w:ins w:id="207" w:author="David St-Amand" w:date="2023-11-23T04:22:00Z">
                <w:rPr>
                  <w:rFonts w:ascii="Cambria Math" w:hAnsi="Cambria Math" w:cs="Arial"/>
                </w:rPr>
                <m:t>in</m:t>
              </w:ins>
            </m:r>
          </m:sub>
        </m:sSub>
        <m:r>
          <w:ins w:id="208" w:author="David St-Amand" w:date="2023-11-23T04:22:00Z">
            <w:rPr>
              <w:rFonts w:ascii="Cambria Math" w:hAnsi="Cambria Math" w:cs="Arial"/>
            </w:rPr>
            <m:t>)</m:t>
          </w:ins>
        </m:r>
      </m:oMath>
      <w:ins w:id="209" w:author="David St-Amand" w:date="2023-11-23T04:22:00Z">
        <w:r>
          <w:rPr>
            <w:rFonts w:ascii="Arial" w:eastAsiaTheme="minorEastAsia" w:hAnsi="Arial" w:cs="Arial"/>
          </w:rPr>
          <w:t xml:space="preserve">. </w:t>
        </w:r>
      </w:ins>
      <w:ins w:id="210" w:author="David St-Amand" w:date="2023-11-23T04:23:00Z">
        <w:r>
          <w:rPr>
            <w:rFonts w:ascii="Arial" w:eastAsiaTheme="minorEastAsia" w:hAnsi="Arial" w:cs="Arial"/>
          </w:rPr>
          <w:t xml:space="preserve">The model RGC </w:t>
        </w:r>
      </w:ins>
      <w:ins w:id="211" w:author="David St-Amand" w:date="2023-11-23T04:24:00Z">
        <w:r>
          <w:rPr>
            <w:rFonts w:ascii="Arial" w:eastAsiaTheme="minorEastAsia" w:hAnsi="Arial" w:cs="Arial"/>
          </w:rPr>
          <w:t xml:space="preserve">j takes as input a linear combination of these natural images: </w:t>
        </w:r>
      </w:ins>
    </w:p>
    <w:p w14:paraId="050E1E75" w14:textId="7C9F616F" w:rsidR="00AC2EC3" w:rsidRDefault="00AC2EC3" w:rsidP="00AC2EC3">
      <w:pPr>
        <w:spacing w:after="0" w:line="240" w:lineRule="auto"/>
        <w:jc w:val="center"/>
        <w:rPr>
          <w:ins w:id="212" w:author="David St-Amand" w:date="2023-11-23T04:21:00Z"/>
          <w:rFonts w:ascii="Arial" w:hAnsi="Arial" w:cs="Arial"/>
        </w:rPr>
        <w:pPrChange w:id="213" w:author="David St-Amand" w:date="2023-11-23T04:24:00Z">
          <w:pPr>
            <w:spacing w:after="0" w:line="240" w:lineRule="auto"/>
            <w:jc w:val="both"/>
          </w:pPr>
        </w:pPrChange>
      </w:pPr>
      <w:ins w:id="214" w:author="David St-Amand" w:date="2023-11-23T04:24:00Z">
        <w:r>
          <w:rPr>
            <w:noProof/>
          </w:rPr>
          <w:drawing>
            <wp:inline distT="0" distB="0" distL="0" distR="0" wp14:anchorId="0969ED2B" wp14:editId="2C978D99">
              <wp:extent cx="1689100" cy="373281"/>
              <wp:effectExtent l="0" t="0" r="6350" b="8255"/>
              <wp:docPr id="8724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3062" name=""/>
                      <pic:cNvPicPr/>
                    </pic:nvPicPr>
                    <pic:blipFill>
                      <a:blip r:embed="rId11"/>
                      <a:stretch>
                        <a:fillRect/>
                      </a:stretch>
                    </pic:blipFill>
                    <pic:spPr>
                      <a:xfrm>
                        <a:off x="0" y="0"/>
                        <a:ext cx="1720696" cy="380264"/>
                      </a:xfrm>
                      <a:prstGeom prst="rect">
                        <a:avLst/>
                      </a:prstGeom>
                    </pic:spPr>
                  </pic:pic>
                </a:graphicData>
              </a:graphic>
            </wp:inline>
          </w:drawing>
        </w:r>
      </w:ins>
    </w:p>
    <w:p w14:paraId="0AEA293E" w14:textId="0DC8A5BC" w:rsidR="00AC2EC3" w:rsidRDefault="00AC2EC3" w:rsidP="00AC2EC3">
      <w:pPr>
        <w:spacing w:after="0" w:line="240" w:lineRule="auto"/>
        <w:jc w:val="both"/>
        <w:rPr>
          <w:ins w:id="215" w:author="David St-Amand" w:date="2023-11-23T05:01:00Z"/>
          <w:rFonts w:ascii="Arial" w:hAnsi="Arial" w:cs="Arial"/>
        </w:rPr>
      </w:pPr>
      <w:ins w:id="216" w:author="David St-Amand" w:date="2023-11-23T04:24:00Z">
        <w:r>
          <w:rPr>
            <w:rFonts w:ascii="Arial" w:hAnsi="Arial" w:cs="Arial"/>
          </w:rPr>
          <w:t xml:space="preserve">Where </w:t>
        </w:r>
        <w:proofErr w:type="spellStart"/>
        <w:r>
          <w:rPr>
            <w:rFonts w:ascii="Arial" w:hAnsi="Arial" w:cs="Arial"/>
          </w:rPr>
          <w:t>w</w:t>
        </w:r>
      </w:ins>
      <w:ins w:id="217" w:author="David St-Amand" w:date="2023-11-23T04:25:00Z">
        <w:r>
          <w:rPr>
            <w:rFonts w:ascii="Arial" w:hAnsi="Arial" w:cs="Arial"/>
            <w:vertAlign w:val="subscript"/>
          </w:rPr>
          <w:t>j</w:t>
        </w:r>
        <w:proofErr w:type="spellEnd"/>
        <w:r>
          <w:rPr>
            <w:rFonts w:ascii="Arial" w:hAnsi="Arial" w:cs="Arial"/>
          </w:rPr>
          <w:t xml:space="preserve"> are unit-norm kernels (||</w:t>
        </w:r>
        <w:proofErr w:type="spellStart"/>
        <w:r>
          <w:rPr>
            <w:rFonts w:ascii="Arial" w:hAnsi="Arial" w:cs="Arial"/>
          </w:rPr>
          <w:t>w</w:t>
        </w:r>
        <w:r>
          <w:rPr>
            <w:rFonts w:ascii="Arial" w:hAnsi="Arial" w:cs="Arial"/>
            <w:vertAlign w:val="subscript"/>
          </w:rPr>
          <w:t>j</w:t>
        </w:r>
        <w:proofErr w:type="spellEnd"/>
        <w:r>
          <w:rPr>
            <w:rFonts w:ascii="Arial" w:hAnsi="Arial" w:cs="Arial"/>
          </w:rPr>
          <w:t>|| = 1) and represent</w:t>
        </w:r>
      </w:ins>
      <w:ins w:id="218" w:author="David St-Amand" w:date="2023-11-23T04:59:00Z">
        <w:r w:rsidR="000A0C51">
          <w:rPr>
            <w:rFonts w:ascii="Arial" w:hAnsi="Arial" w:cs="Arial"/>
          </w:rPr>
          <w:t xml:space="preserve"> how much each</w:t>
        </w:r>
      </w:ins>
      <w:ins w:id="219" w:author="David St-Amand" w:date="2023-11-23T04:25:00Z">
        <w:r>
          <w:rPr>
            <w:rFonts w:ascii="Arial" w:hAnsi="Arial" w:cs="Arial"/>
          </w:rPr>
          <w:t xml:space="preserve"> photoreceptor</w:t>
        </w:r>
      </w:ins>
      <w:ins w:id="220" w:author="David St-Amand" w:date="2023-11-23T04:59:00Z">
        <w:r w:rsidR="000A0C51">
          <w:rPr>
            <w:rFonts w:ascii="Arial" w:hAnsi="Arial" w:cs="Arial"/>
          </w:rPr>
          <w:t xml:space="preserve"> contributes to the response of</w:t>
        </w:r>
      </w:ins>
      <w:ins w:id="221" w:author="David St-Amand" w:date="2023-11-23T04:25:00Z">
        <w:r>
          <w:rPr>
            <w:rFonts w:ascii="Arial" w:hAnsi="Arial" w:cs="Arial"/>
          </w:rPr>
          <w:t xml:space="preserve"> model RGC j. </w:t>
        </w:r>
      </w:ins>
      <w:proofErr w:type="spellStart"/>
      <w:ins w:id="222" w:author="David St-Amand" w:date="2023-11-23T05:01:00Z">
        <w:r w:rsidR="000A0C51">
          <w:rPr>
            <w:rFonts w:ascii="Arial" w:hAnsi="Arial" w:cs="Arial"/>
          </w:rPr>
          <w:t>y</w:t>
        </w:r>
        <w:r w:rsidR="000A0C51">
          <w:rPr>
            <w:rFonts w:ascii="Arial" w:hAnsi="Arial" w:cs="Arial"/>
            <w:vertAlign w:val="subscript"/>
          </w:rPr>
          <w:t>j</w:t>
        </w:r>
        <w:proofErr w:type="spellEnd"/>
        <w:r w:rsidR="000A0C51">
          <w:rPr>
            <w:rFonts w:ascii="Arial" w:hAnsi="Arial" w:cs="Arial"/>
          </w:rPr>
          <w:t xml:space="preserve"> is then passed through a </w:t>
        </w:r>
        <w:proofErr w:type="spellStart"/>
        <w:r w:rsidR="000A0C51">
          <w:rPr>
            <w:rFonts w:ascii="Arial" w:hAnsi="Arial" w:cs="Arial"/>
          </w:rPr>
          <w:t>softplus</w:t>
        </w:r>
        <w:proofErr w:type="spellEnd"/>
        <w:r w:rsidR="000A0C51">
          <w:rPr>
            <w:rFonts w:ascii="Arial" w:hAnsi="Arial" w:cs="Arial"/>
          </w:rPr>
          <w:t xml:space="preserve"> nonlinearity:</w:t>
        </w:r>
      </w:ins>
    </w:p>
    <w:p w14:paraId="44E8C4CF" w14:textId="581F06CE" w:rsidR="000A0C51" w:rsidRDefault="00852293" w:rsidP="00055B87">
      <w:pPr>
        <w:spacing w:after="0" w:line="240" w:lineRule="auto"/>
        <w:jc w:val="center"/>
        <w:rPr>
          <w:ins w:id="223" w:author="David St-Amand" w:date="2023-11-23T05:26:00Z"/>
          <w:rFonts w:ascii="Arial" w:hAnsi="Arial" w:cs="Arial"/>
        </w:rPr>
      </w:pPr>
      <w:ins w:id="224" w:author="David St-Amand" w:date="2023-11-23T05:26:00Z">
        <w:r>
          <w:rPr>
            <w:noProof/>
          </w:rPr>
          <w:drawing>
            <wp:inline distT="0" distB="0" distL="0" distR="0" wp14:anchorId="4FE5E92E" wp14:editId="2B6239B1">
              <wp:extent cx="1670050" cy="558340"/>
              <wp:effectExtent l="0" t="0" r="6350" b="0"/>
              <wp:docPr id="16071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7422" name=""/>
                      <pic:cNvPicPr/>
                    </pic:nvPicPr>
                    <pic:blipFill>
                      <a:blip r:embed="rId12"/>
                      <a:stretch>
                        <a:fillRect/>
                      </a:stretch>
                    </pic:blipFill>
                    <pic:spPr>
                      <a:xfrm>
                        <a:off x="0" y="0"/>
                        <a:ext cx="1670050" cy="558340"/>
                      </a:xfrm>
                      <a:prstGeom prst="rect">
                        <a:avLst/>
                      </a:prstGeom>
                    </pic:spPr>
                  </pic:pic>
                </a:graphicData>
              </a:graphic>
            </wp:inline>
          </w:drawing>
        </w:r>
      </w:ins>
    </w:p>
    <w:p w14:paraId="10996F03" w14:textId="5C3A673F" w:rsidR="00852293" w:rsidRDefault="00852293" w:rsidP="00852293">
      <w:pPr>
        <w:spacing w:after="0" w:line="240" w:lineRule="auto"/>
        <w:rPr>
          <w:ins w:id="225" w:author="David St-Amand" w:date="2023-11-23T05:39:00Z"/>
          <w:rFonts w:ascii="Arial" w:eastAsiaTheme="minorEastAsia" w:hAnsi="Arial" w:cs="Arial"/>
        </w:rPr>
      </w:pPr>
      <w:ins w:id="226" w:author="David St-Amand" w:date="2023-11-23T05:26:00Z">
        <w:r>
          <w:rPr>
            <w:rFonts w:ascii="Arial" w:hAnsi="Arial" w:cs="Arial"/>
          </w:rPr>
          <w:t>And further corrupted by output noise</w:t>
        </w:r>
      </w:ins>
      <w:ins w:id="227" w:author="David St-Amand" w:date="2023-11-23T05:27:00Z">
        <w:r>
          <w:rPr>
            <w:rFonts w:ascii="Arial" w:hAnsi="Arial" w:cs="Arial"/>
          </w:rPr>
          <w:t xml:space="preserve"> </w:t>
        </w:r>
      </w:ins>
      <m:oMath>
        <m:sSub>
          <m:sSubPr>
            <m:ctrlPr>
              <w:ins w:id="228" w:author="David St-Amand" w:date="2023-11-23T05:27:00Z">
                <w:rPr>
                  <w:rFonts w:ascii="Cambria Math" w:hAnsi="Cambria Math" w:cs="Arial"/>
                  <w:i/>
                </w:rPr>
              </w:ins>
            </m:ctrlPr>
          </m:sSubPr>
          <m:e>
            <m:r>
              <w:ins w:id="229" w:author="David St-Amand" w:date="2023-11-23T05:27:00Z">
                <w:rPr>
                  <w:rFonts w:ascii="Cambria Math" w:hAnsi="Cambria Math" w:cs="Arial"/>
                </w:rPr>
                <m:t>n</m:t>
              </w:ins>
            </m:r>
          </m:e>
          <m:sub>
            <m:r>
              <w:ins w:id="230" w:author="David St-Amand" w:date="2023-11-23T05:27:00Z">
                <w:rPr>
                  <w:rFonts w:ascii="Cambria Math" w:hAnsi="Cambria Math" w:cs="Arial"/>
                </w:rPr>
                <m:t>out</m:t>
              </w:ins>
            </m:r>
          </m:sub>
        </m:sSub>
      </m:oMath>
      <w:ins w:id="231" w:author="David St-Amand" w:date="2023-11-23T05:26:00Z">
        <w:r>
          <w:rPr>
            <w:rFonts w:ascii="Arial" w:hAnsi="Arial" w:cs="Arial"/>
          </w:rPr>
          <w:t xml:space="preserve"> </w:t>
        </w:r>
      </w:ins>
      <m:oMath>
        <m:r>
          <w:ins w:id="232" w:author="David St-Amand" w:date="2023-11-23T05:27:00Z">
            <w:rPr>
              <w:rFonts w:ascii="Cambria Math" w:hAnsi="Cambria Math" w:cs="Arial"/>
            </w:rPr>
            <m:t xml:space="preserve"> ~ N(0, </m:t>
          </w:ins>
        </m:r>
        <m:sSub>
          <m:sSubPr>
            <m:ctrlPr>
              <w:ins w:id="233" w:author="David St-Amand" w:date="2023-11-23T05:26:00Z">
                <w:rPr>
                  <w:rFonts w:ascii="Cambria Math" w:hAnsi="Cambria Math" w:cs="Arial"/>
                  <w:i/>
                </w:rPr>
              </w:ins>
            </m:ctrlPr>
          </m:sSubPr>
          <m:e>
            <m:r>
              <w:ins w:id="234" w:author="David St-Amand" w:date="2023-11-23T05:26:00Z">
                <w:rPr>
                  <w:rFonts w:ascii="Cambria Math" w:hAnsi="Cambria Math" w:cs="Arial"/>
                </w:rPr>
                <m:t>C</m:t>
              </w:ins>
            </m:r>
          </m:e>
          <m:sub>
            <m:r>
              <w:ins w:id="235" w:author="David St-Amand" w:date="2023-11-23T05:26:00Z">
                <w:rPr>
                  <w:rFonts w:ascii="Cambria Math" w:hAnsi="Cambria Math" w:cs="Arial"/>
                </w:rPr>
                <m:t>out</m:t>
              </w:ins>
            </m:r>
          </m:sub>
        </m:sSub>
        <m:r>
          <w:ins w:id="236" w:author="David St-Amand" w:date="2023-11-23T05:27:00Z">
            <w:rPr>
              <w:rFonts w:ascii="Cambria Math" w:hAnsi="Cambria Math" w:cs="Arial"/>
            </w:rPr>
            <m:t>)</m:t>
          </w:ins>
        </m:r>
      </m:oMath>
      <w:ins w:id="237" w:author="David St-Amand" w:date="2023-11-23T05:26:00Z">
        <w:r>
          <w:rPr>
            <w:rFonts w:ascii="Arial" w:eastAsiaTheme="minorEastAsia" w:hAnsi="Arial" w:cs="Arial"/>
          </w:rPr>
          <w:t xml:space="preserve"> to produce firing ra</w:t>
        </w:r>
        <w:proofErr w:type="spellStart"/>
        <w:r>
          <w:rPr>
            <w:rFonts w:ascii="Arial" w:eastAsiaTheme="minorEastAsia" w:hAnsi="Arial" w:cs="Arial"/>
          </w:rPr>
          <w:t>te</w:t>
        </w:r>
      </w:ins>
      <w:proofErr w:type="spellEnd"/>
      <w:ins w:id="238" w:author="David St-Amand" w:date="2023-11-23T05:37:00Z">
        <w:r w:rsidR="00871AE0">
          <w:rPr>
            <w:rFonts w:ascii="Arial" w:eastAsiaTheme="minorEastAsia" w:hAnsi="Arial" w:cs="Arial"/>
          </w:rPr>
          <w:t xml:space="preserve"> </w:t>
        </w:r>
      </w:ins>
      <m:oMath>
        <m:sSub>
          <m:sSubPr>
            <m:ctrlPr>
              <w:ins w:id="239" w:author="David St-Amand" w:date="2023-11-23T05:37:00Z">
                <w:rPr>
                  <w:rFonts w:ascii="Cambria Math" w:eastAsiaTheme="minorEastAsia" w:hAnsi="Cambria Math" w:cs="Arial"/>
                  <w:i/>
                </w:rPr>
              </w:ins>
            </m:ctrlPr>
          </m:sSubPr>
          <m:e>
            <m:r>
              <w:ins w:id="240" w:author="David St-Amand" w:date="2023-11-23T05:37:00Z">
                <w:rPr>
                  <w:rFonts w:ascii="Cambria Math" w:eastAsiaTheme="minorEastAsia" w:hAnsi="Cambria Math" w:cs="Arial"/>
                </w:rPr>
                <m:t>r</m:t>
              </w:ins>
            </m:r>
          </m:e>
          <m:sub>
            <m:r>
              <w:ins w:id="241" w:author="David St-Amand" w:date="2023-11-23T05:37:00Z">
                <w:rPr>
                  <w:rFonts w:ascii="Cambria Math" w:eastAsiaTheme="minorEastAsia" w:hAnsi="Cambria Math" w:cs="Arial"/>
                </w:rPr>
                <m:t>j</m:t>
              </w:ins>
            </m:r>
          </m:sub>
        </m:sSub>
      </m:oMath>
      <w:ins w:id="242" w:author="David St-Amand" w:date="2023-11-23T05:37:00Z">
        <w:r w:rsidR="00871AE0">
          <w:rPr>
            <w:rFonts w:ascii="Arial" w:eastAsiaTheme="minorEastAsia" w:hAnsi="Arial" w:cs="Arial"/>
          </w:rPr>
          <w:t xml:space="preserve"> with threshold </w:t>
        </w:r>
      </w:ins>
      <m:oMath>
        <m:sSub>
          <m:sSubPr>
            <m:ctrlPr>
              <w:ins w:id="243" w:author="David St-Amand" w:date="2023-11-23T05:37:00Z">
                <w:rPr>
                  <w:rFonts w:ascii="Cambria Math" w:eastAsiaTheme="minorEastAsia" w:hAnsi="Cambria Math" w:cs="Arial"/>
                  <w:i/>
                </w:rPr>
              </w:ins>
            </m:ctrlPr>
          </m:sSubPr>
          <m:e>
            <m:r>
              <w:ins w:id="244" w:author="David St-Amand" w:date="2023-11-23T05:38:00Z">
                <w:rPr>
                  <w:rFonts w:ascii="Cambria Math" w:eastAsiaTheme="minorEastAsia" w:hAnsi="Cambria Math" w:cs="Arial"/>
                </w:rPr>
                <m:t>θ</m:t>
              </w:ins>
            </m:r>
          </m:e>
          <m:sub>
            <m:r>
              <w:ins w:id="245" w:author="David St-Amand" w:date="2023-11-23T05:38:00Z">
                <w:rPr>
                  <w:rFonts w:ascii="Cambria Math" w:eastAsiaTheme="minorEastAsia" w:hAnsi="Cambria Math" w:cs="Arial"/>
                </w:rPr>
                <m:t>j</m:t>
              </w:ins>
            </m:r>
          </m:sub>
        </m:sSub>
      </m:oMath>
      <w:ins w:id="246" w:author="David St-Amand" w:date="2023-11-23T05:39:00Z">
        <w:r w:rsidR="00871AE0">
          <w:rPr>
            <w:rFonts w:ascii="Arial" w:eastAsiaTheme="minorEastAsia" w:hAnsi="Arial" w:cs="Arial"/>
          </w:rPr>
          <w:t xml:space="preserve"> and gain </w:t>
        </w:r>
      </w:ins>
      <m:oMath>
        <m:sSub>
          <m:sSubPr>
            <m:ctrlPr>
              <w:ins w:id="247" w:author="David St-Amand" w:date="2023-11-23T05:39:00Z">
                <w:rPr>
                  <w:rFonts w:ascii="Cambria Math" w:eastAsiaTheme="minorEastAsia" w:hAnsi="Cambria Math" w:cs="Arial"/>
                  <w:i/>
                </w:rPr>
              </w:ins>
            </m:ctrlPr>
          </m:sSubPr>
          <m:e>
            <m:r>
              <w:ins w:id="248" w:author="David St-Amand" w:date="2023-11-23T05:40:00Z">
                <w:rPr>
                  <w:rFonts w:ascii="Cambria Math" w:eastAsiaTheme="minorEastAsia" w:hAnsi="Cambria Math" w:cs="Arial"/>
                </w:rPr>
                <m:t>γ</m:t>
              </w:ins>
            </m:r>
          </m:e>
          <m:sub>
            <m:r>
              <w:ins w:id="249" w:author="David St-Amand" w:date="2023-11-23T05:40:00Z">
                <w:rPr>
                  <w:rFonts w:ascii="Cambria Math" w:eastAsiaTheme="minorEastAsia" w:hAnsi="Cambria Math" w:cs="Arial"/>
                </w:rPr>
                <m:t>j</m:t>
              </w:ins>
            </m:r>
          </m:sub>
        </m:sSub>
      </m:oMath>
      <w:ins w:id="250" w:author="David St-Amand" w:date="2023-11-23T05:40:00Z">
        <w:r w:rsidR="00871AE0">
          <w:rPr>
            <w:rFonts w:ascii="Arial" w:eastAsiaTheme="minorEastAsia" w:hAnsi="Arial" w:cs="Arial"/>
          </w:rPr>
          <w:t>:</w:t>
        </w:r>
      </w:ins>
      <w:ins w:id="251" w:author="David St-Amand" w:date="2023-11-23T05:39:00Z">
        <w:r w:rsidR="00871AE0">
          <w:rPr>
            <w:rFonts w:ascii="Arial" w:eastAsiaTheme="minorEastAsia" w:hAnsi="Arial" w:cs="Arial"/>
          </w:rPr>
          <w:t xml:space="preserve"> </w:t>
        </w:r>
      </w:ins>
    </w:p>
    <w:p w14:paraId="4F08AC62" w14:textId="459E8F4D" w:rsidR="00871AE0" w:rsidRDefault="00871AE0" w:rsidP="00871AE0">
      <w:pPr>
        <w:spacing w:after="0" w:line="240" w:lineRule="auto"/>
        <w:jc w:val="center"/>
        <w:rPr>
          <w:ins w:id="252" w:author="David St-Amand" w:date="2023-11-23T05:01:00Z"/>
          <w:rFonts w:ascii="Arial" w:hAnsi="Arial" w:cs="Arial"/>
        </w:rPr>
        <w:pPrChange w:id="253" w:author="David St-Amand" w:date="2023-11-23T05:39:00Z">
          <w:pPr>
            <w:spacing w:after="0" w:line="240" w:lineRule="auto"/>
            <w:jc w:val="both"/>
          </w:pPr>
        </w:pPrChange>
      </w:pPr>
      <w:ins w:id="254" w:author="David St-Amand" w:date="2023-11-23T05:39:00Z">
        <w:r>
          <w:rPr>
            <w:noProof/>
          </w:rPr>
          <w:drawing>
            <wp:inline distT="0" distB="0" distL="0" distR="0" wp14:anchorId="6EEC4D98" wp14:editId="1C4E6612">
              <wp:extent cx="2114550" cy="300400"/>
              <wp:effectExtent l="0" t="0" r="0" b="4445"/>
              <wp:docPr id="203564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9368" name=""/>
                      <pic:cNvPicPr/>
                    </pic:nvPicPr>
                    <pic:blipFill>
                      <a:blip r:embed="rId13"/>
                      <a:stretch>
                        <a:fillRect/>
                      </a:stretch>
                    </pic:blipFill>
                    <pic:spPr>
                      <a:xfrm>
                        <a:off x="0" y="0"/>
                        <a:ext cx="2164254" cy="307461"/>
                      </a:xfrm>
                      <a:prstGeom prst="rect">
                        <a:avLst/>
                      </a:prstGeom>
                    </pic:spPr>
                  </pic:pic>
                </a:graphicData>
              </a:graphic>
            </wp:inline>
          </w:drawing>
        </w:r>
      </w:ins>
    </w:p>
    <w:p w14:paraId="6F5C6774" w14:textId="77777777" w:rsidR="00AC2EC3" w:rsidRDefault="00AC2EC3" w:rsidP="00AC2EC3">
      <w:pPr>
        <w:spacing w:after="0" w:line="240" w:lineRule="auto"/>
        <w:jc w:val="both"/>
        <w:rPr>
          <w:ins w:id="255" w:author="David St-Amand" w:date="2023-11-23T04:21:00Z"/>
          <w:rFonts w:ascii="Arial" w:hAnsi="Arial" w:cs="Arial"/>
        </w:rPr>
      </w:pPr>
    </w:p>
    <w:p w14:paraId="0803EE3E" w14:textId="1DB3DDE9" w:rsidR="008220BE" w:rsidRDefault="00871AE0" w:rsidP="00AC2EC3">
      <w:pPr>
        <w:spacing w:after="0" w:line="240" w:lineRule="auto"/>
        <w:jc w:val="both"/>
        <w:rPr>
          <w:ins w:id="256" w:author="David St-Amand" w:date="2023-11-23T17:24:00Z"/>
          <w:rFonts w:ascii="Arial" w:hAnsi="Arial" w:cs="Arial"/>
        </w:rPr>
      </w:pPr>
      <w:ins w:id="257" w:author="David St-Amand" w:date="2023-11-23T05:40:00Z">
        <w:r>
          <w:rPr>
            <w:rFonts w:ascii="Arial" w:hAnsi="Arial" w:cs="Arial"/>
          </w:rPr>
          <w:t xml:space="preserve">The above parameters are optimized </w:t>
        </w:r>
      </w:ins>
      <w:ins w:id="258" w:author="David St-Amand" w:date="2023-11-23T05:41:00Z">
        <w:r>
          <w:rPr>
            <w:rFonts w:ascii="Arial" w:hAnsi="Arial" w:cs="Arial"/>
          </w:rPr>
          <w:t>via Adam to</w:t>
        </w:r>
      </w:ins>
      <w:ins w:id="259" w:author="David St-Amand" w:date="2023-11-23T05:40:00Z">
        <w:r>
          <w:rPr>
            <w:rFonts w:ascii="Arial" w:hAnsi="Arial" w:cs="Arial"/>
          </w:rPr>
          <w:t xml:space="preserve"> maximize the mutual information between </w:t>
        </w:r>
      </w:ins>
      <w:ins w:id="260" w:author="David St-Amand" w:date="2023-11-23T05:41:00Z">
        <w:r>
          <w:rPr>
            <w:rFonts w:ascii="Arial" w:hAnsi="Arial" w:cs="Arial"/>
          </w:rPr>
          <w:t xml:space="preserve">the inputs X and the outputs </w:t>
        </w:r>
      </w:ins>
      <w:ins w:id="261" w:author="David St-Amand" w:date="2023-11-23T17:21:00Z">
        <w:r w:rsidR="003E1E81">
          <w:rPr>
            <w:rFonts w:ascii="Arial" w:hAnsi="Arial" w:cs="Arial"/>
          </w:rPr>
          <w:t>R</w:t>
        </w:r>
      </w:ins>
      <w:ins w:id="262" w:author="David St-Amand" w:date="2023-11-23T17:15:00Z">
        <w:r w:rsidR="008220BE">
          <w:rPr>
            <w:rFonts w:ascii="Arial" w:hAnsi="Arial" w:cs="Arial"/>
          </w:rPr>
          <w:t>, under a firing rate constraint</w:t>
        </w:r>
      </w:ins>
      <w:ins w:id="263" w:author="David St-Amand" w:date="2023-11-23T05:41:00Z">
        <w:r>
          <w:rPr>
            <w:rFonts w:ascii="Arial" w:hAnsi="Arial" w:cs="Arial"/>
          </w:rPr>
          <w:t xml:space="preserve">. </w:t>
        </w:r>
      </w:ins>
      <w:ins w:id="264" w:author="David St-Amand" w:date="2023-11-23T06:33:00Z">
        <w:r w:rsidR="00C52839">
          <w:rPr>
            <w:rFonts w:ascii="Arial" w:hAnsi="Arial" w:cs="Arial"/>
          </w:rPr>
          <w:t xml:space="preserve">Mutual information </w:t>
        </w:r>
      </w:ins>
      <w:ins w:id="265" w:author="David St-Amand" w:date="2023-11-23T06:34:00Z">
        <w:r w:rsidR="00C52839">
          <w:rPr>
            <w:rFonts w:ascii="Arial" w:hAnsi="Arial" w:cs="Arial"/>
          </w:rPr>
          <w:t>represents the amount of information, in b</w:t>
        </w:r>
      </w:ins>
      <w:ins w:id="266" w:author="David St-Amand" w:date="2023-11-23T16:42:00Z">
        <w:r w:rsidR="00DF3284">
          <w:rPr>
            <w:rFonts w:ascii="Arial" w:hAnsi="Arial" w:cs="Arial"/>
          </w:rPr>
          <w:t>its</w:t>
        </w:r>
      </w:ins>
      <w:ins w:id="267" w:author="David St-Amand" w:date="2023-11-23T06:34:00Z">
        <w:r w:rsidR="00C52839">
          <w:rPr>
            <w:rFonts w:ascii="Arial" w:hAnsi="Arial" w:cs="Arial"/>
          </w:rPr>
          <w:t xml:space="preserve">, that is transmitted to RGCs from photoreceptors. </w:t>
        </w:r>
      </w:ins>
      <w:ins w:id="268" w:author="David St-Amand" w:date="2023-11-23T19:01:00Z">
        <w:r w:rsidR="00907646">
          <w:rPr>
            <w:rFonts w:ascii="Arial" w:hAnsi="Arial" w:cs="Arial"/>
          </w:rPr>
          <w:t xml:space="preserve">Mutual information is equivalent to </w:t>
        </w:r>
      </w:ins>
      <w:ins w:id="269" w:author="David St-Amand" w:date="2023-11-23T16:48:00Z">
        <w:r w:rsidR="00AD3296">
          <w:rPr>
            <w:rFonts w:ascii="Arial" w:hAnsi="Arial" w:cs="Arial"/>
          </w:rPr>
          <w:t>subtracting</w:t>
        </w:r>
      </w:ins>
      <w:ins w:id="270" w:author="David St-Amand" w:date="2023-11-23T17:00:00Z">
        <w:r w:rsidR="00BE280B">
          <w:rPr>
            <w:rFonts w:ascii="Arial" w:hAnsi="Arial" w:cs="Arial"/>
          </w:rPr>
          <w:t xml:space="preserve"> the</w:t>
        </w:r>
      </w:ins>
      <w:ins w:id="271" w:author="David St-Amand" w:date="2023-11-23T17:16:00Z">
        <w:r w:rsidR="008220BE">
          <w:rPr>
            <w:rFonts w:ascii="Arial" w:hAnsi="Arial" w:cs="Arial"/>
          </w:rPr>
          <w:t xml:space="preserve"> entropy of the natural images X from the conditional entropy of X on </w:t>
        </w:r>
      </w:ins>
      <w:ins w:id="272" w:author="David St-Amand" w:date="2023-11-23T17:21:00Z">
        <w:r w:rsidR="003E1E81">
          <w:rPr>
            <w:rFonts w:ascii="Arial" w:hAnsi="Arial" w:cs="Arial"/>
          </w:rPr>
          <w:t>R</w:t>
        </w:r>
      </w:ins>
      <w:ins w:id="273" w:author="David St-Amand" w:date="2023-11-23T17:16:00Z">
        <w:r w:rsidR="008220BE">
          <w:rPr>
            <w:rFonts w:ascii="Arial" w:hAnsi="Arial" w:cs="Arial"/>
          </w:rPr>
          <w:t xml:space="preserve">: </w:t>
        </w:r>
      </w:ins>
    </w:p>
    <w:p w14:paraId="277C7336" w14:textId="13841793" w:rsidR="003E1E81" w:rsidRDefault="004F63E0" w:rsidP="004F63E0">
      <w:pPr>
        <w:spacing w:after="0" w:line="240" w:lineRule="auto"/>
        <w:jc w:val="center"/>
        <w:rPr>
          <w:ins w:id="274" w:author="David St-Amand" w:date="2023-11-23T17:54:00Z"/>
          <w:rFonts w:ascii="Arial" w:hAnsi="Arial" w:cs="Arial"/>
        </w:rPr>
      </w:pPr>
      <w:ins w:id="275" w:author="David St-Amand" w:date="2023-11-23T17:54:00Z">
        <w:r>
          <w:rPr>
            <w:noProof/>
          </w:rPr>
          <w:drawing>
            <wp:inline distT="0" distB="0" distL="0" distR="0" wp14:anchorId="20FDD6D1" wp14:editId="74FF0448">
              <wp:extent cx="2292350" cy="301780"/>
              <wp:effectExtent l="0" t="0" r="0" b="3175"/>
              <wp:docPr id="87121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7089" name=""/>
                      <pic:cNvPicPr/>
                    </pic:nvPicPr>
                    <pic:blipFill>
                      <a:blip r:embed="rId14"/>
                      <a:stretch>
                        <a:fillRect/>
                      </a:stretch>
                    </pic:blipFill>
                    <pic:spPr>
                      <a:xfrm>
                        <a:off x="0" y="0"/>
                        <a:ext cx="2373434" cy="312454"/>
                      </a:xfrm>
                      <a:prstGeom prst="rect">
                        <a:avLst/>
                      </a:prstGeom>
                    </pic:spPr>
                  </pic:pic>
                </a:graphicData>
              </a:graphic>
            </wp:inline>
          </w:drawing>
        </w:r>
      </w:ins>
    </w:p>
    <w:p w14:paraId="5955201E" w14:textId="781B2465" w:rsidR="004F63E0" w:rsidRDefault="004F63E0" w:rsidP="004F63E0">
      <w:pPr>
        <w:spacing w:after="0" w:line="240" w:lineRule="auto"/>
        <w:rPr>
          <w:ins w:id="276" w:author="David St-Amand" w:date="2023-11-23T17:54:00Z"/>
          <w:rFonts w:ascii="Arial" w:hAnsi="Arial" w:cs="Arial"/>
        </w:rPr>
      </w:pPr>
      <w:ins w:id="277" w:author="David St-Amand" w:date="2023-11-23T17:54:00Z">
        <w:r>
          <w:rPr>
            <w:rFonts w:ascii="Arial" w:hAnsi="Arial" w:cs="Arial"/>
          </w:rPr>
          <w:t xml:space="preserve">Where </w:t>
        </w:r>
      </w:ins>
      <w:ins w:id="278" w:author="David St-Amand" w:date="2023-11-23T18:37:00Z">
        <w:r w:rsidR="00055B87">
          <w:rPr>
            <w:rFonts w:ascii="Arial" w:hAnsi="Arial" w:cs="Arial"/>
          </w:rPr>
          <w:t xml:space="preserve">the entropy </w:t>
        </w:r>
      </w:ins>
      <w:ins w:id="279" w:author="David St-Amand" w:date="2023-11-23T17:54:00Z">
        <w:r>
          <w:rPr>
            <w:rFonts w:ascii="Arial" w:hAnsi="Arial" w:cs="Arial"/>
          </w:rPr>
          <w:t>H(X) is defined as:</w:t>
        </w:r>
      </w:ins>
    </w:p>
    <w:p w14:paraId="0D5E5FD7" w14:textId="56848CB1" w:rsidR="004F63E0" w:rsidRDefault="004F63E0" w:rsidP="004F63E0">
      <w:pPr>
        <w:spacing w:after="0" w:line="240" w:lineRule="auto"/>
        <w:jc w:val="center"/>
        <w:rPr>
          <w:ins w:id="280" w:author="David St-Amand" w:date="2023-11-23T17:16:00Z"/>
          <w:rFonts w:ascii="Arial" w:hAnsi="Arial" w:cs="Arial"/>
        </w:rPr>
        <w:pPrChange w:id="281" w:author="David St-Amand" w:date="2023-11-23T17:55:00Z">
          <w:pPr>
            <w:spacing w:after="0" w:line="240" w:lineRule="auto"/>
            <w:jc w:val="both"/>
          </w:pPr>
        </w:pPrChange>
      </w:pPr>
      <w:ins w:id="282" w:author="David St-Amand" w:date="2023-11-23T17:55:00Z">
        <w:r>
          <w:rPr>
            <w:noProof/>
          </w:rPr>
          <w:drawing>
            <wp:inline distT="0" distB="0" distL="0" distR="0" wp14:anchorId="36163639" wp14:editId="18121BD2">
              <wp:extent cx="3549650" cy="460609"/>
              <wp:effectExtent l="0" t="0" r="0" b="0"/>
              <wp:docPr id="20299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8688" name=""/>
                      <pic:cNvPicPr/>
                    </pic:nvPicPr>
                    <pic:blipFill>
                      <a:blip r:embed="rId15"/>
                      <a:stretch>
                        <a:fillRect/>
                      </a:stretch>
                    </pic:blipFill>
                    <pic:spPr>
                      <a:xfrm>
                        <a:off x="0" y="0"/>
                        <a:ext cx="3606465" cy="467981"/>
                      </a:xfrm>
                      <a:prstGeom prst="rect">
                        <a:avLst/>
                      </a:prstGeom>
                    </pic:spPr>
                  </pic:pic>
                </a:graphicData>
              </a:graphic>
            </wp:inline>
          </w:drawing>
        </w:r>
      </w:ins>
    </w:p>
    <w:p w14:paraId="232D47F5" w14:textId="6024293F" w:rsidR="00871AE0" w:rsidRDefault="008142DF" w:rsidP="00AC2EC3">
      <w:pPr>
        <w:spacing w:after="0" w:line="240" w:lineRule="auto"/>
        <w:jc w:val="both"/>
        <w:rPr>
          <w:ins w:id="283" w:author="David St-Amand" w:date="2023-11-25T05:57:00Z"/>
          <w:rFonts w:ascii="Arial" w:hAnsi="Arial" w:cs="Arial"/>
        </w:rPr>
      </w:pPr>
      <w:ins w:id="284" w:author="David St-Amand" w:date="2023-11-23T18:35:00Z">
        <w:r>
          <w:rPr>
            <w:rFonts w:ascii="Arial" w:hAnsi="Arial" w:cs="Arial"/>
          </w:rPr>
          <w:lastRenderedPageBreak/>
          <w:t xml:space="preserve">Previous work has </w:t>
        </w:r>
      </w:ins>
      <w:ins w:id="285" w:author="David St-Amand" w:date="2023-11-23T19:01:00Z">
        <w:r w:rsidR="00907646">
          <w:rPr>
            <w:rFonts w:ascii="Arial" w:hAnsi="Arial" w:cs="Arial"/>
          </w:rPr>
          <w:t xml:space="preserve">derived </w:t>
        </w:r>
      </w:ins>
      <w:ins w:id="286" w:author="David St-Amand" w:date="2023-11-23T19:02:00Z">
        <w:r w:rsidR="00907646">
          <w:rPr>
            <w:rFonts w:ascii="Arial" w:hAnsi="Arial" w:cs="Arial"/>
          </w:rPr>
          <w:t>a closed-form solution for the mutual information between X and R</w:t>
        </w:r>
      </w:ins>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 </w:instrText>
      </w:r>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EN.CITE.DATA </w:instrText>
      </w:r>
      <w:r w:rsidR="00597278">
        <w:rPr>
          <w:rFonts w:ascii="Arial" w:hAnsi="Arial" w:cs="Arial"/>
        </w:rPr>
      </w:r>
      <w:r w:rsidR="00597278">
        <w:rPr>
          <w:rFonts w:ascii="Arial" w:hAnsi="Arial" w:cs="Arial"/>
        </w:rPr>
        <w:fldChar w:fldCharType="end"/>
      </w:r>
      <w:r w:rsidR="00597278">
        <w:rPr>
          <w:rFonts w:ascii="Arial" w:hAnsi="Arial" w:cs="Arial"/>
        </w:rPr>
        <w:fldChar w:fldCharType="separate"/>
      </w:r>
      <w:r w:rsidR="00597278" w:rsidRPr="00597278">
        <w:rPr>
          <w:rFonts w:ascii="Arial" w:hAnsi="Arial" w:cs="Arial"/>
          <w:noProof/>
          <w:vertAlign w:val="superscript"/>
        </w:rPr>
        <w:t>6, 19, 22</w:t>
      </w:r>
      <w:r w:rsidR="00597278">
        <w:rPr>
          <w:rFonts w:ascii="Arial" w:hAnsi="Arial" w:cs="Arial"/>
        </w:rPr>
        <w:fldChar w:fldCharType="end"/>
      </w:r>
      <w:ins w:id="287" w:author="David St-Amand" w:date="2023-11-23T19:02:00Z">
        <w:r w:rsidR="00907646">
          <w:rPr>
            <w:rFonts w:ascii="Arial" w:hAnsi="Arial" w:cs="Arial"/>
          </w:rPr>
          <w:t>. The above parameters are optimized to maximize this mutual informati</w:t>
        </w:r>
      </w:ins>
      <w:ins w:id="288" w:author="David St-Amand" w:date="2023-11-23T19:03:00Z">
        <w:r w:rsidR="00907646">
          <w:rPr>
            <w:rFonts w:ascii="Arial" w:hAnsi="Arial" w:cs="Arial"/>
          </w:rPr>
          <w:t xml:space="preserve">on: </w:t>
        </w:r>
      </w:ins>
    </w:p>
    <w:p w14:paraId="15FCB6D9" w14:textId="77777777" w:rsidR="00354AC1" w:rsidRDefault="00354AC1" w:rsidP="00AC2EC3">
      <w:pPr>
        <w:spacing w:after="0" w:line="240" w:lineRule="auto"/>
        <w:jc w:val="both"/>
        <w:rPr>
          <w:ins w:id="289" w:author="David St-Amand" w:date="2023-11-23T19:03:00Z"/>
          <w:rFonts w:ascii="Arial" w:hAnsi="Arial" w:cs="Arial"/>
        </w:rPr>
      </w:pPr>
    </w:p>
    <w:p w14:paraId="66CD7EA5" w14:textId="70490DF6" w:rsidR="00907646" w:rsidRDefault="00907646" w:rsidP="00907646">
      <w:pPr>
        <w:spacing w:after="0" w:line="240" w:lineRule="auto"/>
        <w:jc w:val="center"/>
        <w:rPr>
          <w:ins w:id="290" w:author="David St-Amand" w:date="2023-11-23T19:03:00Z"/>
          <w:rFonts w:ascii="Arial" w:hAnsi="Arial" w:cs="Arial"/>
        </w:rPr>
      </w:pPr>
      <w:ins w:id="291" w:author="David St-Amand" w:date="2023-11-23T19:03:00Z">
        <w:r w:rsidRPr="005A2087">
          <w:rPr>
            <w:rFonts w:ascii="Arial" w:hAnsi="Arial" w:cs="Arial"/>
            <w:noProof/>
          </w:rPr>
          <w:drawing>
            <wp:inline distT="0" distB="0" distL="0" distR="0" wp14:anchorId="3DA98290" wp14:editId="2B02B33E">
              <wp:extent cx="3762255" cy="584805"/>
              <wp:effectExtent l="0" t="0" r="0" b="6350"/>
              <wp:docPr id="575511471" name="Picture 575511471">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ins>
    </w:p>
    <w:p w14:paraId="622C6A5A" w14:textId="10731A8A" w:rsidR="00907646" w:rsidRDefault="00907646" w:rsidP="00907646">
      <w:pPr>
        <w:spacing w:after="0" w:line="240" w:lineRule="auto"/>
        <w:jc w:val="center"/>
        <w:rPr>
          <w:ins w:id="292" w:author="David St-Amand" w:date="2023-11-23T19:03:00Z"/>
          <w:rFonts w:ascii="Arial" w:hAnsi="Arial" w:cs="Arial"/>
        </w:rPr>
      </w:pPr>
      <w:ins w:id="293" w:author="David St-Amand" w:date="2023-11-23T19:03:00Z">
        <w:r>
          <w:rPr>
            <w:noProof/>
          </w:rPr>
          <w:drawing>
            <wp:inline distT="0" distB="0" distL="0" distR="0" wp14:anchorId="2ACDD69B" wp14:editId="133D12FE">
              <wp:extent cx="1270000" cy="248807"/>
              <wp:effectExtent l="0" t="0" r="6350" b="0"/>
              <wp:docPr id="1090070182" name="Picture 109007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3792" name=""/>
                      <pic:cNvPicPr/>
                    </pic:nvPicPr>
                    <pic:blipFill>
                      <a:blip r:embed="rId17"/>
                      <a:stretch>
                        <a:fillRect/>
                      </a:stretch>
                    </pic:blipFill>
                    <pic:spPr>
                      <a:xfrm>
                        <a:off x="0" y="0"/>
                        <a:ext cx="1306404" cy="255939"/>
                      </a:xfrm>
                      <a:prstGeom prst="rect">
                        <a:avLst/>
                      </a:prstGeom>
                    </pic:spPr>
                  </pic:pic>
                </a:graphicData>
              </a:graphic>
            </wp:inline>
          </w:drawing>
        </w:r>
      </w:ins>
    </w:p>
    <w:p w14:paraId="67C60C14" w14:textId="77777777" w:rsidR="00AC2EC3" w:rsidRPr="005A2087" w:rsidRDefault="00AC2EC3" w:rsidP="00AC2EC3">
      <w:pPr>
        <w:spacing w:after="0" w:line="240" w:lineRule="auto"/>
        <w:rPr>
          <w:ins w:id="294" w:author="David St-Amand" w:date="2023-11-23T04:21:00Z"/>
          <w:rFonts w:ascii="Arial" w:hAnsi="Arial" w:cs="Arial"/>
        </w:rPr>
      </w:pPr>
    </w:p>
    <w:p w14:paraId="04D78F53" w14:textId="0EAF4E64" w:rsidR="00907646" w:rsidRPr="005A2087" w:rsidRDefault="00AC2EC3" w:rsidP="00917BE5">
      <w:pPr>
        <w:spacing w:after="0" w:line="240" w:lineRule="auto"/>
        <w:ind w:firstLine="720"/>
        <w:rPr>
          <w:ins w:id="295" w:author="David St-Amand" w:date="2023-11-23T04:21:00Z"/>
          <w:rFonts w:ascii="Arial" w:eastAsiaTheme="minorEastAsia" w:hAnsi="Arial" w:cs="Arial"/>
        </w:rPr>
      </w:pPr>
      <w:ins w:id="296" w:author="David St-Amand" w:date="2023-11-23T04:21:00Z">
        <w:r w:rsidRPr="005A2087">
          <w:rPr>
            <w:rFonts w:ascii="Arial" w:hAnsi="Arial" w:cs="Arial"/>
          </w:rPr>
          <w:t xml:space="preserve">Where </w:t>
        </w:r>
      </w:ins>
      <m:oMath>
        <m:sSub>
          <m:sSubPr>
            <m:ctrlPr>
              <w:ins w:id="297" w:author="David St-Amand" w:date="2023-11-23T04:21:00Z">
                <w:rPr>
                  <w:rFonts w:ascii="Cambria Math" w:hAnsi="Cambria Math" w:cs="Arial"/>
                  <w:i/>
                </w:rPr>
              </w:ins>
            </m:ctrlPr>
          </m:sSubPr>
          <m:e>
            <m:r>
              <w:ins w:id="298" w:author="David St-Amand" w:date="2023-11-23T04:21:00Z">
                <w:rPr>
                  <w:rFonts w:ascii="Cambria Math" w:hAnsi="Cambria Math" w:cs="Arial"/>
                </w:rPr>
                <m:t>C</m:t>
              </w:ins>
            </m:r>
          </m:e>
          <m:sub>
            <m:r>
              <w:ins w:id="299" w:author="David St-Amand" w:date="2023-11-23T04:21:00Z">
                <w:rPr>
                  <w:rFonts w:ascii="Cambria Math" w:hAnsi="Cambria Math" w:cs="Arial"/>
                </w:rPr>
                <m:t>x</m:t>
              </w:ins>
            </m:r>
          </m:sub>
        </m:sSub>
      </m:oMath>
      <w:ins w:id="300" w:author="David St-Amand" w:date="2023-11-23T04:21:00Z">
        <w:r w:rsidRPr="005A2087">
          <w:rPr>
            <w:rFonts w:ascii="Arial" w:eastAsiaTheme="minorEastAsia" w:hAnsi="Arial" w:cs="Arial"/>
          </w:rPr>
          <w:t xml:space="preserve"> </w:t>
        </w:r>
        <w:r w:rsidRPr="005A2087">
          <w:rPr>
            <w:rFonts w:ascii="Arial" w:hAnsi="Arial" w:cs="Arial"/>
            <w:vertAlign w:val="subscript"/>
          </w:rPr>
          <w:t xml:space="preserve"> </w:t>
        </w:r>
        <w:r w:rsidRPr="005A2087">
          <w:rPr>
            <w:rFonts w:ascii="Arial" w:hAnsi="Arial" w:cs="Arial"/>
          </w:rPr>
          <w:t xml:space="preserve">represents the covariance matrix of the input natural images, </w:t>
        </w:r>
      </w:ins>
      <m:oMath>
        <m:sSub>
          <m:sSubPr>
            <m:ctrlPr>
              <w:ins w:id="301" w:author="David St-Amand" w:date="2023-11-23T04:21:00Z">
                <w:rPr>
                  <w:rFonts w:ascii="Cambria Math" w:hAnsi="Cambria Math" w:cs="Arial"/>
                  <w:i/>
                </w:rPr>
              </w:ins>
            </m:ctrlPr>
          </m:sSubPr>
          <m:e>
            <m:r>
              <w:ins w:id="302" w:author="David St-Amand" w:date="2023-11-23T04:21:00Z">
                <w:rPr>
                  <w:rFonts w:ascii="Cambria Math" w:hAnsi="Cambria Math" w:cs="Arial"/>
                </w:rPr>
                <m:t>C</m:t>
              </w:ins>
            </m:r>
          </m:e>
          <m:sub>
            <m:sSub>
              <m:sSubPr>
                <m:ctrlPr>
                  <w:ins w:id="303" w:author="David St-Amand" w:date="2023-11-23T04:21:00Z">
                    <w:rPr>
                      <w:rFonts w:ascii="Cambria Math" w:hAnsi="Cambria Math" w:cs="Arial"/>
                      <w:i/>
                    </w:rPr>
                  </w:ins>
                </m:ctrlPr>
              </m:sSubPr>
              <m:e>
                <m:r>
                  <w:ins w:id="304" w:author="David St-Amand" w:date="2023-11-23T04:21:00Z">
                    <w:rPr>
                      <w:rFonts w:ascii="Cambria Math" w:hAnsi="Cambria Math" w:cs="Arial"/>
                    </w:rPr>
                    <m:t>n</m:t>
                  </w:ins>
                </m:r>
              </m:e>
              <m:sub>
                <m:r>
                  <w:ins w:id="305" w:author="David St-Amand" w:date="2023-11-23T04:21:00Z">
                    <w:rPr>
                      <w:rFonts w:ascii="Cambria Math" w:hAnsi="Cambria Math" w:cs="Arial"/>
                    </w:rPr>
                    <m:t>in</m:t>
                  </w:ins>
                </m:r>
              </m:sub>
            </m:sSub>
          </m:sub>
        </m:sSub>
      </m:oMath>
      <w:ins w:id="306" w:author="David St-Amand" w:date="2023-11-23T04:21:00Z">
        <w:r w:rsidRPr="005A2087">
          <w:rPr>
            <w:rFonts w:ascii="Arial" w:eastAsiaTheme="minorEastAsia" w:hAnsi="Arial" w:cs="Arial"/>
          </w:rPr>
          <w:t xml:space="preserve"> and </w:t>
        </w:r>
      </w:ins>
      <m:oMath>
        <m:sSub>
          <m:sSubPr>
            <m:ctrlPr>
              <w:ins w:id="307" w:author="David St-Amand" w:date="2023-11-23T04:21:00Z">
                <w:rPr>
                  <w:rFonts w:ascii="Cambria Math" w:hAnsi="Cambria Math" w:cs="Arial"/>
                  <w:i/>
                </w:rPr>
              </w:ins>
            </m:ctrlPr>
          </m:sSubPr>
          <m:e>
            <m:r>
              <w:ins w:id="308" w:author="David St-Amand" w:date="2023-11-23T04:21:00Z">
                <w:rPr>
                  <w:rFonts w:ascii="Cambria Math" w:hAnsi="Cambria Math" w:cs="Arial"/>
                </w:rPr>
                <m:t>C</m:t>
              </w:ins>
            </m:r>
          </m:e>
          <m:sub>
            <m:sSub>
              <m:sSubPr>
                <m:ctrlPr>
                  <w:ins w:id="309" w:author="David St-Amand" w:date="2023-11-23T04:21:00Z">
                    <w:rPr>
                      <w:rFonts w:ascii="Cambria Math" w:hAnsi="Cambria Math" w:cs="Arial"/>
                      <w:i/>
                    </w:rPr>
                  </w:ins>
                </m:ctrlPr>
              </m:sSubPr>
              <m:e>
                <m:r>
                  <w:ins w:id="310" w:author="David St-Amand" w:date="2023-11-23T04:21:00Z">
                    <w:rPr>
                      <w:rFonts w:ascii="Cambria Math" w:hAnsi="Cambria Math" w:cs="Arial"/>
                    </w:rPr>
                    <m:t>n</m:t>
                  </w:ins>
                </m:r>
              </m:e>
              <m:sub>
                <m:r>
                  <w:ins w:id="311" w:author="David St-Amand" w:date="2023-11-23T04:21:00Z">
                    <w:rPr>
                      <w:rFonts w:ascii="Cambria Math" w:hAnsi="Cambria Math" w:cs="Arial"/>
                    </w:rPr>
                    <m:t>out</m:t>
                  </w:ins>
                </m:r>
              </m:sub>
            </m:sSub>
          </m:sub>
        </m:sSub>
      </m:oMath>
      <w:ins w:id="312" w:author="David St-Amand" w:date="2023-11-23T04:21:00Z">
        <w:r w:rsidRPr="005A2087">
          <w:rPr>
            <w:rFonts w:ascii="Arial" w:eastAsiaTheme="minorEastAsia" w:hAnsi="Arial" w:cs="Arial"/>
          </w:rPr>
          <w:t xml:space="preserve"> are diagonal matri</w:t>
        </w:r>
        <w:proofErr w:type="spellStart"/>
        <w:r w:rsidRPr="005A2087">
          <w:rPr>
            <w:rFonts w:ascii="Arial" w:eastAsiaTheme="minorEastAsia" w:hAnsi="Arial" w:cs="Arial"/>
          </w:rPr>
          <w:t>ces</w:t>
        </w:r>
        <w:proofErr w:type="spellEnd"/>
        <w:r w:rsidRPr="005A2087">
          <w:rPr>
            <w:rFonts w:ascii="Arial" w:eastAsiaTheme="minorEastAsia" w:hAnsi="Arial" w:cs="Arial"/>
          </w:rPr>
          <w:t xml:space="preserve"> that represent the covariance of the input and output noise, respectively, and W is the weight matrix. G is a diagonal matrix that represents the local derivatives of the output responses for a specific set of input images. Since the output nonlinearity is a</w:t>
        </w:r>
      </w:ins>
      <w:ins w:id="313" w:author="David St-Amand" w:date="2023-11-23T19:04:00Z">
        <w:r w:rsidR="00907646">
          <w:rPr>
            <w:rFonts w:ascii="Arial" w:eastAsiaTheme="minorEastAsia" w:hAnsi="Arial" w:cs="Arial"/>
          </w:rPr>
          <w:t xml:space="preserve"> </w:t>
        </w:r>
        <w:proofErr w:type="spellStart"/>
        <w:r w:rsidR="00907646">
          <w:rPr>
            <w:rFonts w:ascii="Arial" w:eastAsiaTheme="minorEastAsia" w:hAnsi="Arial" w:cs="Arial"/>
          </w:rPr>
          <w:t>softmax</w:t>
        </w:r>
      </w:ins>
      <w:proofErr w:type="spellEnd"/>
      <w:ins w:id="314" w:author="David St-Amand" w:date="2023-11-24T03:17:00Z">
        <w:r w:rsidR="00F0107C">
          <w:rPr>
            <w:rFonts w:ascii="Arial" w:eastAsiaTheme="minorEastAsia" w:hAnsi="Arial" w:cs="Arial"/>
          </w:rPr>
          <w:t xml:space="preserve"> function</w:t>
        </w:r>
      </w:ins>
      <w:ins w:id="315" w:author="David St-Amand" w:date="2023-11-23T04:21:00Z">
        <w:r w:rsidRPr="005A2087">
          <w:rPr>
            <w:rFonts w:ascii="Arial" w:eastAsiaTheme="minorEastAsia" w:hAnsi="Arial" w:cs="Arial"/>
          </w:rPr>
          <w:t xml:space="preserve">, the diagonal of G has binary values (1 if the neuron is firing and 0 if not). This function </w:t>
        </w:r>
      </w:ins>
      <w:ins w:id="316" w:author="David St-Amand" w:date="2023-11-23T19:05:00Z">
        <w:r w:rsidR="00907646">
          <w:rPr>
            <w:rFonts w:ascii="Arial" w:eastAsiaTheme="minorEastAsia" w:hAnsi="Arial" w:cs="Arial"/>
          </w:rPr>
          <w:t xml:space="preserve">is </w:t>
        </w:r>
      </w:ins>
      <w:ins w:id="317" w:author="David St-Amand" w:date="2023-11-23T04:21:00Z">
        <w:r w:rsidRPr="005A2087">
          <w:rPr>
            <w:rFonts w:ascii="Arial" w:eastAsiaTheme="minorEastAsia" w:hAnsi="Arial" w:cs="Arial"/>
          </w:rPr>
          <w:t>maximized using Adam optimization</w:t>
        </w:r>
        <w:r w:rsidRPr="005A2087">
          <w:rPr>
            <w:rFonts w:ascii="Arial" w:eastAsiaTheme="minorEastAsia" w:hAnsi="Arial" w:cs="Arial"/>
          </w:rPr>
          <w:fldChar w:fldCharType="begin"/>
        </w:r>
      </w:ins>
      <w:r w:rsidR="00471612">
        <w:rPr>
          <w:rFonts w:ascii="Arial" w:eastAsiaTheme="minorEastAsia" w:hAnsi="Arial" w:cs="Arial"/>
        </w:rPr>
        <w:instrText xml:space="preserve"> ADDIN EN.CITE &lt;EndNote&gt;&lt;Cite&gt;&lt;Author&gt;Kingma&lt;/Author&gt;&lt;Year&gt;2014&lt;/Year&gt;&lt;RecNum&gt;51&lt;/RecNum&gt;&lt;DisplayText&gt;&lt;style face="superscript"&gt;26&lt;/style&gt;&lt;/DisplayText&gt;&lt;record&gt;&lt;rec-number&gt;51&lt;/rec-number&gt;&lt;foreign-keys&gt;&lt;key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ins w:id="318" w:author="David St-Amand" w:date="2023-11-23T04:21:00Z">
        <w:r w:rsidRPr="005A2087">
          <w:rPr>
            <w:rFonts w:ascii="Arial" w:eastAsiaTheme="minorEastAsia" w:hAnsi="Arial" w:cs="Arial"/>
          </w:rPr>
          <w:fldChar w:fldCharType="separate"/>
        </w:r>
      </w:ins>
      <w:r w:rsidR="00471612" w:rsidRPr="00471612">
        <w:rPr>
          <w:rFonts w:ascii="Arial" w:eastAsiaTheme="minorEastAsia" w:hAnsi="Arial" w:cs="Arial"/>
          <w:noProof/>
          <w:vertAlign w:val="superscript"/>
        </w:rPr>
        <w:t>26</w:t>
      </w:r>
      <w:ins w:id="319" w:author="David St-Amand" w:date="2023-11-23T04:21:00Z">
        <w:r w:rsidRPr="005A2087">
          <w:rPr>
            <w:rFonts w:ascii="Arial" w:eastAsiaTheme="minorEastAsia" w:hAnsi="Arial" w:cs="Arial"/>
          </w:rPr>
          <w:fldChar w:fldCharType="end"/>
        </w:r>
        <w:r w:rsidRPr="005A2087">
          <w:rPr>
            <w:rFonts w:ascii="Arial" w:eastAsiaTheme="minorEastAsia" w:hAnsi="Arial" w:cs="Arial"/>
          </w:rPr>
          <w:t xml:space="preserve">. To represent the metabolic cost of firing spikes, each neuron </w:t>
        </w:r>
      </w:ins>
      <w:ins w:id="320" w:author="David St-Amand" w:date="2023-11-23T19:05:00Z">
        <w:r w:rsidR="00907646">
          <w:rPr>
            <w:rFonts w:ascii="Arial" w:eastAsiaTheme="minorEastAsia" w:hAnsi="Arial" w:cs="Arial"/>
          </w:rPr>
          <w:t>is</w:t>
        </w:r>
      </w:ins>
      <w:ins w:id="321" w:author="David St-Amand" w:date="2023-11-23T04:21:00Z">
        <w:r w:rsidRPr="005A2087">
          <w:rPr>
            <w:rFonts w:ascii="Arial" w:eastAsiaTheme="minorEastAsia" w:hAnsi="Arial" w:cs="Arial"/>
          </w:rPr>
          <w:t xml:space="preserve"> be restricted to have a fixed average firing rate. </w:t>
        </w:r>
      </w:ins>
    </w:p>
    <w:p w14:paraId="73357282" w14:textId="2488B44E" w:rsidR="00AC2EC3" w:rsidRPr="005A2087" w:rsidRDefault="00C6729D" w:rsidP="00AC2EC3">
      <w:pPr>
        <w:spacing w:after="0" w:line="240" w:lineRule="auto"/>
        <w:ind w:firstLine="720"/>
        <w:rPr>
          <w:ins w:id="322" w:author="David St-Amand" w:date="2023-11-23T04:21:00Z"/>
          <w:rFonts w:ascii="Arial" w:eastAsiaTheme="minorEastAsia" w:hAnsi="Arial" w:cs="Arial"/>
        </w:rPr>
      </w:pPr>
      <w:ins w:id="323" w:author="David St-Amand" w:date="2023-11-23T19:20:00Z">
        <w:r>
          <w:rPr>
            <w:rFonts w:ascii="Arial" w:eastAsiaTheme="minorEastAsia" w:hAnsi="Arial" w:cs="Arial"/>
          </w:rPr>
          <w:t xml:space="preserve">In both aims, we will train the model on multiple correlated input channels (color in Aim 1, and time in Aim 2). </w:t>
        </w:r>
      </w:ins>
      <w:ins w:id="324" w:author="David St-Amand" w:date="2023-11-23T04:21:00Z">
        <w:r w:rsidR="00AC2EC3" w:rsidRPr="005A2087">
          <w:rPr>
            <w:rFonts w:ascii="Arial" w:eastAsiaTheme="minorEastAsia" w:hAnsi="Arial" w:cs="Arial"/>
          </w:rPr>
          <w:t xml:space="preserve">Having multiple input channels drastically increases the number of parameters, which can make the model significantly harder to optimize. However, </w:t>
        </w:r>
      </w:ins>
      <w:ins w:id="325" w:author="David St-Amand" w:date="2023-11-24T03:19:00Z">
        <w:r w:rsidR="00F0107C">
          <w:rPr>
            <w:rFonts w:ascii="Arial" w:eastAsiaTheme="minorEastAsia" w:hAnsi="Arial" w:cs="Arial"/>
          </w:rPr>
          <w:t>preliminary results have shown that t</w:t>
        </w:r>
      </w:ins>
      <w:ins w:id="326" w:author="David St-Amand" w:date="2023-11-24T03:20:00Z">
        <w:r w:rsidR="00F0107C">
          <w:rPr>
            <w:rFonts w:ascii="Arial" w:eastAsiaTheme="minorEastAsia" w:hAnsi="Arial" w:cs="Arial"/>
          </w:rPr>
          <w:t xml:space="preserve">hese filters </w:t>
        </w:r>
      </w:ins>
      <w:ins w:id="327" w:author="David St-Amand" w:date="2023-11-25T05:58:00Z">
        <w:r w:rsidR="00354AC1">
          <w:rPr>
            <w:rFonts w:ascii="Arial" w:eastAsiaTheme="minorEastAsia" w:hAnsi="Arial" w:cs="Arial"/>
          </w:rPr>
          <w:t>consistently</w:t>
        </w:r>
      </w:ins>
      <w:ins w:id="328" w:author="David St-Amand" w:date="2023-11-24T03:20:00Z">
        <w:r w:rsidR="00F0107C">
          <w:rPr>
            <w:rFonts w:ascii="Arial" w:eastAsiaTheme="minorEastAsia" w:hAnsi="Arial" w:cs="Arial"/>
          </w:rPr>
          <w:t xml:space="preserve"> converge to difference-of-gaussians even when trained to </w:t>
        </w:r>
      </w:ins>
      <w:ins w:id="329" w:author="David St-Amand" w:date="2023-11-24T03:21:00Z">
        <w:r w:rsidR="00F0107C">
          <w:rPr>
            <w:rFonts w:ascii="Arial" w:eastAsiaTheme="minorEastAsia" w:hAnsi="Arial" w:cs="Arial"/>
          </w:rPr>
          <w:t>encode different channels that represent either color or time. W</w:t>
        </w:r>
      </w:ins>
      <w:ins w:id="330" w:author="David St-Amand" w:date="2023-11-23T04:21:00Z">
        <w:r w:rsidR="00AC2EC3" w:rsidRPr="005A2087">
          <w:rPr>
            <w:rFonts w:ascii="Arial" w:eastAsiaTheme="minorEastAsia" w:hAnsi="Arial" w:cs="Arial"/>
          </w:rPr>
          <w:t xml:space="preserve">e can use </w:t>
        </w:r>
      </w:ins>
      <w:ins w:id="331" w:author="David St-Amand" w:date="2023-11-24T03:21:00Z">
        <w:r w:rsidR="00F0107C">
          <w:rPr>
            <w:rFonts w:ascii="Arial" w:eastAsiaTheme="minorEastAsia" w:hAnsi="Arial" w:cs="Arial"/>
          </w:rPr>
          <w:t xml:space="preserve">this fact </w:t>
        </w:r>
      </w:ins>
      <w:ins w:id="332" w:author="David St-Amand" w:date="2023-11-23T04:21:00Z">
        <w:r w:rsidR="00AC2EC3" w:rsidRPr="005A2087">
          <w:rPr>
            <w:rFonts w:ascii="Arial" w:eastAsiaTheme="minorEastAsia" w:hAnsi="Arial" w:cs="Arial"/>
          </w:rPr>
          <w:t>to our advantage</w:t>
        </w:r>
      </w:ins>
      <w:ins w:id="333" w:author="David St-Amand" w:date="2023-11-24T03:21:00Z">
        <w:r w:rsidR="00F0107C">
          <w:rPr>
            <w:rFonts w:ascii="Arial" w:eastAsiaTheme="minorEastAsia" w:hAnsi="Arial" w:cs="Arial"/>
          </w:rPr>
          <w:t xml:space="preserve"> t</w:t>
        </w:r>
      </w:ins>
      <w:ins w:id="334" w:author="David St-Amand" w:date="2023-11-23T04:21:00Z">
        <w:r w:rsidR="00AC2EC3" w:rsidRPr="005A2087">
          <w:rPr>
            <w:rFonts w:ascii="Arial" w:eastAsiaTheme="minorEastAsia" w:hAnsi="Arial" w:cs="Arial"/>
          </w:rPr>
          <w:t>o facilitate traini</w:t>
        </w:r>
      </w:ins>
      <w:ins w:id="335" w:author="David St-Amand" w:date="2023-11-24T03:22:00Z">
        <w:r w:rsidR="00F0107C">
          <w:rPr>
            <w:rFonts w:ascii="Arial" w:eastAsiaTheme="minorEastAsia" w:hAnsi="Arial" w:cs="Arial"/>
          </w:rPr>
          <w:t>ng</w:t>
        </w:r>
      </w:ins>
      <w:ins w:id="336" w:author="David St-Amand" w:date="2023-11-24T03:52:00Z">
        <w:r w:rsidR="00062669">
          <w:rPr>
            <w:rFonts w:ascii="Arial" w:eastAsiaTheme="minorEastAsia" w:hAnsi="Arial" w:cs="Arial"/>
          </w:rPr>
          <w:t xml:space="preserve"> by reducing </w:t>
        </w:r>
      </w:ins>
      <w:ins w:id="337" w:author="David St-Amand" w:date="2023-11-24T03:53:00Z">
        <w:r w:rsidR="00062669">
          <w:rPr>
            <w:rFonts w:ascii="Arial" w:eastAsiaTheme="minorEastAsia" w:hAnsi="Arial" w:cs="Arial"/>
          </w:rPr>
          <w:t>the number of parameters. To that effect, w</w:t>
        </w:r>
      </w:ins>
      <w:ins w:id="338" w:author="David St-Amand" w:date="2023-11-23T21:18:00Z">
        <w:r w:rsidR="00691E4F">
          <w:rPr>
            <w:rFonts w:ascii="Arial" w:eastAsiaTheme="minorEastAsia" w:hAnsi="Arial" w:cs="Arial"/>
          </w:rPr>
          <w:t xml:space="preserve">e </w:t>
        </w:r>
      </w:ins>
      <w:ins w:id="339" w:author="David St-Amand" w:date="2023-11-23T04:21:00Z">
        <w:r w:rsidR="00AC2EC3" w:rsidRPr="005A2087">
          <w:rPr>
            <w:rFonts w:ascii="Arial" w:eastAsiaTheme="minorEastAsia" w:hAnsi="Arial" w:cs="Arial"/>
          </w:rPr>
          <w:t>will parametrize the linear filter</w:t>
        </w:r>
      </w:ins>
      <w:ins w:id="340" w:author="David St-Amand" w:date="2023-11-24T03:53:00Z">
        <w:r w:rsidR="00062669">
          <w:rPr>
            <w:rFonts w:ascii="Arial" w:eastAsiaTheme="minorEastAsia" w:hAnsi="Arial" w:cs="Arial"/>
          </w:rPr>
          <w:t>s</w:t>
        </w:r>
      </w:ins>
      <w:ins w:id="341" w:author="David St-Amand" w:date="2023-11-23T04:21:00Z">
        <w:r w:rsidR="00AC2EC3" w:rsidRPr="005A2087">
          <w:rPr>
            <w:rFonts w:ascii="Arial" w:eastAsiaTheme="minorEastAsia" w:hAnsi="Arial" w:cs="Arial"/>
          </w:rPr>
          <w:t xml:space="preserve"> of each neuron to be difference-of-gaussians: </w:t>
        </w:r>
      </w:ins>
    </w:p>
    <w:p w14:paraId="6476D0E6" w14:textId="77777777" w:rsidR="00AC2EC3" w:rsidRPr="005A2087" w:rsidRDefault="00AC2EC3" w:rsidP="00AC2EC3">
      <w:pPr>
        <w:spacing w:after="0" w:line="240" w:lineRule="auto"/>
        <w:ind w:firstLine="720"/>
        <w:rPr>
          <w:ins w:id="342" w:author="David St-Amand" w:date="2023-11-23T04:21:00Z"/>
          <w:rFonts w:ascii="Arial" w:eastAsiaTheme="minorEastAsia" w:hAnsi="Arial" w:cs="Arial"/>
        </w:rPr>
      </w:pPr>
    </w:p>
    <w:p w14:paraId="3D38E225" w14:textId="77777777" w:rsidR="00AC2EC3" w:rsidRPr="005A2087" w:rsidRDefault="00AC2EC3" w:rsidP="00AC2EC3">
      <w:pPr>
        <w:spacing w:after="0" w:line="240" w:lineRule="auto"/>
        <w:ind w:firstLine="720"/>
        <w:jc w:val="center"/>
        <w:rPr>
          <w:ins w:id="343" w:author="David St-Amand" w:date="2023-11-23T04:21:00Z"/>
          <w:rFonts w:ascii="Arial" w:eastAsiaTheme="minorEastAsia" w:hAnsi="Arial" w:cs="Arial"/>
        </w:rPr>
      </w:pPr>
      <w:ins w:id="344" w:author="David St-Amand" w:date="2023-11-23T04:21:00Z">
        <w:r w:rsidRPr="005A2087">
          <w:rPr>
            <w:rFonts w:ascii="Arial" w:eastAsiaTheme="minorEastAsia" w:hAnsi="Arial" w:cs="Arial"/>
            <w:noProof/>
          </w:rPr>
          <w:drawing>
            <wp:inline distT="0" distB="0" distL="0" distR="0" wp14:anchorId="7C2F6892" wp14:editId="41CB9CA7">
              <wp:extent cx="2035789" cy="246899"/>
              <wp:effectExtent l="0" t="0" r="3175" b="1270"/>
              <wp:docPr id="433890555" name="Picture 433890555">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ins>
    </w:p>
    <w:p w14:paraId="4A487012" w14:textId="77777777" w:rsidR="00AC2EC3" w:rsidRPr="005A2087" w:rsidRDefault="00AC2EC3" w:rsidP="00AC2EC3">
      <w:pPr>
        <w:spacing w:after="0" w:line="240" w:lineRule="auto"/>
        <w:ind w:firstLine="720"/>
        <w:jc w:val="center"/>
        <w:rPr>
          <w:ins w:id="345" w:author="David St-Amand" w:date="2023-11-23T04:21:00Z"/>
          <w:rFonts w:ascii="Arial" w:eastAsiaTheme="minorEastAsia" w:hAnsi="Arial" w:cs="Arial"/>
        </w:rPr>
      </w:pPr>
    </w:p>
    <w:p w14:paraId="2235C7B1" w14:textId="54CFA30D" w:rsidR="00AC2EC3" w:rsidRPr="00354AC1" w:rsidRDefault="00AC2EC3" w:rsidP="00354AC1">
      <w:pPr>
        <w:spacing w:after="0" w:line="240" w:lineRule="auto"/>
        <w:rPr>
          <w:rFonts w:ascii="Arial" w:hAnsi="Arial" w:cs="Arial"/>
        </w:rPr>
        <w:pPrChange w:id="346" w:author="David St-Amand" w:date="2023-11-25T05:57:00Z">
          <w:pPr>
            <w:spacing w:after="0" w:line="240" w:lineRule="auto"/>
            <w:ind w:firstLine="720"/>
            <w:jc w:val="both"/>
          </w:pPr>
        </w:pPrChange>
      </w:pPr>
      <w:ins w:id="347" w:author="David St-Amand" w:date="2023-11-23T04:21:00Z">
        <w:r w:rsidRPr="005A2087">
          <w:rPr>
            <w:rFonts w:ascii="Arial" w:hAnsi="Arial" w:cs="Arial"/>
          </w:rPr>
          <w:tab/>
          <w:t>Where ɑ, b, c</w:t>
        </w:r>
      </w:ins>
      <w:ins w:id="348" w:author="David St-Amand" w:date="2023-11-24T03:54:00Z">
        <w:r w:rsidR="00B622DC">
          <w:rPr>
            <w:rFonts w:ascii="Arial" w:hAnsi="Arial" w:cs="Arial"/>
          </w:rPr>
          <w:t>,</w:t>
        </w:r>
      </w:ins>
      <w:ins w:id="349" w:author="David St-Amand" w:date="2023-11-23T04:21:00Z">
        <w:r w:rsidRPr="005A2087">
          <w:rPr>
            <w:rFonts w:ascii="Arial" w:hAnsi="Arial" w:cs="Arial"/>
          </w:rPr>
          <w:t xml:space="preserve"> d</w:t>
        </w:r>
      </w:ins>
      <w:ins w:id="350" w:author="David St-Amand" w:date="2023-11-24T03:54:00Z">
        <w:r w:rsidR="00B622DC">
          <w:rPr>
            <w:rFonts w:ascii="Arial" w:hAnsi="Arial" w:cs="Arial"/>
          </w:rPr>
          <w:t xml:space="preserve"> and z</w:t>
        </w:r>
      </w:ins>
      <w:ins w:id="351" w:author="David St-Amand" w:date="2023-11-23T04:21:00Z">
        <w:r w:rsidRPr="005A2087">
          <w:rPr>
            <w:rFonts w:ascii="Arial" w:hAnsi="Arial" w:cs="Arial"/>
          </w:rPr>
          <w:t xml:space="preserve"> are vectors of length </w:t>
        </w:r>
      </w:ins>
      <w:ins w:id="352" w:author="David St-Amand" w:date="2023-11-24T03:53:00Z">
        <w:r w:rsidR="00341B1B">
          <w:rPr>
            <w:rFonts w:ascii="Arial" w:hAnsi="Arial" w:cs="Arial"/>
          </w:rPr>
          <w:t>k</w:t>
        </w:r>
      </w:ins>
      <w:ins w:id="353" w:author="David St-Amand" w:date="2023-11-23T04:21:00Z">
        <w:r w:rsidRPr="005A2087">
          <w:rPr>
            <w:rFonts w:ascii="Arial" w:hAnsi="Arial" w:cs="Arial"/>
          </w:rPr>
          <w:t xml:space="preserve"> that represent each of</w:t>
        </w:r>
      </w:ins>
      <w:ins w:id="354" w:author="David St-Amand" w:date="2023-11-24T03:53:00Z">
        <w:r w:rsidR="00341B1B">
          <w:rPr>
            <w:rFonts w:ascii="Arial" w:hAnsi="Arial" w:cs="Arial"/>
          </w:rPr>
          <w:t xml:space="preserve"> the k different channels</w:t>
        </w:r>
      </w:ins>
      <w:ins w:id="355" w:author="David St-Amand" w:date="2023-11-23T04:21:00Z">
        <w:r w:rsidRPr="005A2087">
          <w:rPr>
            <w:rFonts w:ascii="Arial" w:hAnsi="Arial" w:cs="Arial"/>
          </w:rPr>
          <w:t xml:space="preserve">. z is the distance from the receptive field center, ɑ is the size of the receptive field center, b is the size of the receptive field surround. d and c are the relative strength of the center and the surround for each color channel, respectively. To allow these values to converge, d is restrained to have an L2-norm of 1. ɑ and b are both restricted to have positive values, and c is restricted to have values ranging from 0 to 1. On top of facilitating training, this parametrization also allows us to directly characterize how each model RGCs integrate </w:t>
        </w:r>
      </w:ins>
      <w:ins w:id="356" w:author="David St-Amand" w:date="2023-11-24T03:54:00Z">
        <w:r w:rsidR="00B622DC">
          <w:rPr>
            <w:rFonts w:ascii="Arial" w:hAnsi="Arial" w:cs="Arial"/>
          </w:rPr>
          <w:t>either color or time</w:t>
        </w:r>
      </w:ins>
      <w:ins w:id="357" w:author="David St-Amand" w:date="2023-11-24T04:05:00Z">
        <w:r w:rsidR="00F646CD">
          <w:rPr>
            <w:rFonts w:ascii="Arial" w:hAnsi="Arial" w:cs="Arial"/>
          </w:rPr>
          <w:t xml:space="preserve"> across different channels</w:t>
        </w:r>
      </w:ins>
      <w:ins w:id="358" w:author="David St-Amand" w:date="2023-11-24T03:54:00Z">
        <w:r w:rsidR="00B622DC">
          <w:rPr>
            <w:rFonts w:ascii="Arial" w:hAnsi="Arial" w:cs="Arial"/>
          </w:rPr>
          <w:t xml:space="preserve">. </w:t>
        </w:r>
      </w:ins>
    </w:p>
    <w:p w14:paraId="5F1A58A4" w14:textId="20117B18" w:rsidR="006D0067" w:rsidRPr="005A2087" w:rsidRDefault="006F24B8" w:rsidP="000659F0">
      <w:pPr>
        <w:spacing w:after="0" w:line="240" w:lineRule="auto"/>
        <w:ind w:firstLine="720"/>
        <w:jc w:val="both"/>
        <w:rPr>
          <w:rFonts w:ascii="Arial" w:hAnsi="Arial" w:cs="Arial"/>
        </w:rPr>
      </w:pPr>
      <w:r w:rsidRPr="005A2087">
        <w:rPr>
          <w:rFonts w:ascii="Arial" w:hAnsi="Arial" w:cs="Arial"/>
          <w:noProof/>
        </w:rPr>
        <w:drawing>
          <wp:anchor distT="0" distB="0" distL="114300" distR="114300" simplePos="0" relativeHeight="251661312" behindDoc="0" locked="0" layoutInCell="1" allowOverlap="1" wp14:anchorId="6AECBC5B" wp14:editId="1F169D20">
            <wp:simplePos x="0" y="0"/>
            <wp:positionH relativeFrom="margin">
              <wp:posOffset>2870835</wp:posOffset>
            </wp:positionH>
            <wp:positionV relativeFrom="paragraph">
              <wp:posOffset>105410</wp:posOffset>
            </wp:positionV>
            <wp:extent cx="3902075" cy="2800350"/>
            <wp:effectExtent l="0" t="0" r="3175" b="0"/>
            <wp:wrapSquare wrapText="bothSides"/>
            <wp:docPr id="1230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2062" name="Picture 12308320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2075" cy="2800350"/>
                    </a:xfrm>
                    <a:prstGeom prst="rect">
                      <a:avLst/>
                    </a:prstGeom>
                  </pic:spPr>
                </pic:pic>
              </a:graphicData>
            </a:graphic>
            <wp14:sizeRelH relativeFrom="page">
              <wp14:pctWidth>0</wp14:pctWidth>
            </wp14:sizeRelH>
            <wp14:sizeRelV relativeFrom="page">
              <wp14:pctHeight>0</wp14:pctHeight>
            </wp14:sizeRelV>
          </wp:anchor>
        </w:drawing>
      </w:r>
    </w:p>
    <w:p w14:paraId="042C6D80" w14:textId="03947DF1" w:rsidR="00F00BC5" w:rsidRPr="005A2087" w:rsidRDefault="00F00BC5" w:rsidP="00BA48D4">
      <w:pPr>
        <w:spacing w:after="0" w:line="240" w:lineRule="auto"/>
        <w:jc w:val="both"/>
        <w:rPr>
          <w:rFonts w:ascii="Arial" w:hAnsi="Arial" w:cs="Arial"/>
        </w:rPr>
      </w:pPr>
    </w:p>
    <w:p w14:paraId="58AD7F19" w14:textId="040C5CEC" w:rsidR="00F30D56" w:rsidRPr="005A2087" w:rsidRDefault="00F30D56" w:rsidP="00BA48D4">
      <w:pPr>
        <w:spacing w:after="0" w:line="240" w:lineRule="auto"/>
        <w:jc w:val="both"/>
        <w:rPr>
          <w:rFonts w:ascii="Arial" w:hAnsi="Arial" w:cs="Arial"/>
          <w:b/>
          <w:bCs/>
        </w:rPr>
      </w:pPr>
      <w:r w:rsidRPr="005A2087">
        <w:rPr>
          <w:rFonts w:ascii="Arial" w:hAnsi="Arial" w:cs="Arial"/>
          <w:b/>
          <w:bCs/>
        </w:rPr>
        <w:t>Aim 1: Expand efficient coding models to encompass chromatic information</w:t>
      </w:r>
    </w:p>
    <w:p w14:paraId="47D8E822" w14:textId="27122FEB" w:rsidR="0055196F" w:rsidRPr="005A2087" w:rsidRDefault="00DD3BFD" w:rsidP="00F30D56">
      <w:pPr>
        <w:spacing w:after="0" w:line="240" w:lineRule="auto"/>
        <w:jc w:val="both"/>
        <w:rPr>
          <w:rFonts w:ascii="Arial" w:hAnsi="Arial" w:cs="Arial"/>
          <w:u w:val="single"/>
        </w:rPr>
      </w:pPr>
      <w:r w:rsidRPr="005A2087">
        <w:rPr>
          <w:rFonts w:ascii="Arial" w:hAnsi="Arial" w:cs="Arial"/>
          <w:u w:val="single"/>
        </w:rPr>
        <w:t>Background and rationale</w:t>
      </w:r>
    </w:p>
    <w:p w14:paraId="3430BCE1" w14:textId="0F1E74A2" w:rsidR="00CE5A83" w:rsidRPr="005A2087" w:rsidRDefault="00CE5A83" w:rsidP="00AD28B6">
      <w:pPr>
        <w:spacing w:after="0" w:line="240" w:lineRule="auto"/>
        <w:ind w:firstLine="720"/>
        <w:jc w:val="both"/>
        <w:rPr>
          <w:rFonts w:ascii="Arial" w:hAnsi="Arial" w:cs="Arial"/>
          <w:b/>
          <w:bCs/>
        </w:rPr>
      </w:pPr>
      <w:r w:rsidRPr="005A2087">
        <w:rPr>
          <w:rFonts w:ascii="Arial" w:hAnsi="Arial" w:cs="Arial"/>
        </w:rPr>
        <w:t>Color vision starts with cone photoreceptors, which encode three different wavelengths of light. Short cones (S) encode blue, Medium (M) cones encode green, and Long (L) cones encode red. The three main types of RGCs (Parasol, midget and bistratified cells) each integrate this chromatic information in different ways</w:t>
      </w:r>
      <w:r w:rsidR="00A879A9" w:rsidRPr="005A2087">
        <w:rPr>
          <w:rFonts w:ascii="Arial" w:hAnsi="Arial" w:cs="Arial"/>
        </w:rPr>
        <w:t xml:space="preserve"> (Figure 2)</w:t>
      </w:r>
      <w:r w:rsidRPr="005A2087">
        <w:rPr>
          <w:rFonts w:ascii="Arial" w:hAnsi="Arial" w:cs="Arial"/>
        </w:rPr>
        <w:t xml:space="preserve">. Parasol cells are achromatic and integrate cones independently of their type. Midget cells integrate L and M cones, and how they do so vary from the fovea to the periphery. In the fovea, midget cells receive </w:t>
      </w:r>
      <w:r w:rsidRPr="005A2087">
        <w:rPr>
          <w:rFonts w:ascii="Arial" w:hAnsi="Arial" w:cs="Arial"/>
        </w:rPr>
        <w:lastRenderedPageBreak/>
        <w:t xml:space="preserve">excitatory inputs from a single cone in </w:t>
      </w:r>
      <w:r w:rsidR="006F24B8" w:rsidRPr="005A2087">
        <w:rPr>
          <w:rFonts w:ascii="Arial" w:hAnsi="Arial" w:cs="Arial"/>
          <w:noProof/>
        </w:rPr>
        <w:drawing>
          <wp:anchor distT="0" distB="0" distL="114300" distR="114300" simplePos="0" relativeHeight="251662336" behindDoc="0" locked="0" layoutInCell="1" allowOverlap="1" wp14:anchorId="078F3A98" wp14:editId="683005D1">
            <wp:simplePos x="0" y="0"/>
            <wp:positionH relativeFrom="column">
              <wp:posOffset>2260600</wp:posOffset>
            </wp:positionH>
            <wp:positionV relativeFrom="paragraph">
              <wp:posOffset>1270</wp:posOffset>
            </wp:positionV>
            <wp:extent cx="4494530" cy="3785870"/>
            <wp:effectExtent l="0" t="0" r="1270" b="5080"/>
            <wp:wrapSquare wrapText="bothSides"/>
            <wp:docPr id="1880375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5631" name="Picture 18803756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4530" cy="3785870"/>
                    </a:xfrm>
                    <a:prstGeom prst="rect">
                      <a:avLst/>
                    </a:prstGeom>
                  </pic:spPr>
                </pic:pic>
              </a:graphicData>
            </a:graphic>
            <wp14:sizeRelH relativeFrom="page">
              <wp14:pctWidth>0</wp14:pctWidth>
            </wp14:sizeRelH>
            <wp14:sizeRelV relativeFrom="page">
              <wp14:pctHeight>0</wp14:pctHeight>
            </wp14:sizeRelV>
          </wp:anchor>
        </w:drawing>
      </w:r>
      <w:r w:rsidRPr="005A2087">
        <w:rPr>
          <w:rFonts w:ascii="Arial" w:hAnsi="Arial" w:cs="Arial"/>
        </w:rPr>
        <w:t>the receptive field center (either L or M), and inhibitory inputs from both L and M cones in the surround. In the periphery, both the center and the surround of midget cells encode a sum of L and M cones, with the center encoding the opposite polarity of the surround (</w:t>
      </w:r>
      <w:proofErr w:type="gramStart"/>
      <w:r w:rsidRPr="005A2087">
        <w:rPr>
          <w:rFonts w:ascii="Arial" w:hAnsi="Arial" w:cs="Arial"/>
        </w:rPr>
        <w:t>i.e.</w:t>
      </w:r>
      <w:proofErr w:type="gramEnd"/>
      <w:r w:rsidRPr="005A2087">
        <w:rPr>
          <w:rFonts w:ascii="Arial" w:hAnsi="Arial" w:cs="Arial"/>
        </w:rPr>
        <w:t xml:space="preserve"> ON-center and OFF-surround or vice-versa). Bistratified cells encode blue: They only have a receptive field center, which encodes ON S inputs and L + M OFF inputs.</w:t>
      </w:r>
      <w:r w:rsidRPr="005A2087">
        <w:rPr>
          <w:rFonts w:ascii="Arial" w:hAnsi="Arial" w:cs="Arial"/>
          <w:b/>
          <w:bCs/>
        </w:rPr>
        <w:t xml:space="preserve"> </w:t>
      </w:r>
      <w:r w:rsidRPr="005A2087">
        <w:rPr>
          <w:rFonts w:ascii="Arial" w:hAnsi="Arial" w:cs="Arial"/>
        </w:rPr>
        <w:t>While we know a lot about how the retina processes chromatic information, what efficient coding models can explain about color vision in the retina is relatively scarce. For example, mathematically tractable models that can explain why color-opponency is efficient are limited to two cones (L and M) instead of three</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Independent-component analysis can explain why color-opponency with three cones is efficient</w:t>
      </w:r>
      <w:r w:rsidRPr="005A2087">
        <w:rPr>
          <w:rFonts w:ascii="Arial" w:hAnsi="Arial" w:cs="Arial"/>
        </w:rPr>
        <w:fldChar w:fldCharType="begin"/>
      </w:r>
      <w:r w:rsidR="00471612">
        <w:rPr>
          <w:rFonts w:ascii="Arial" w:hAnsi="Arial" w:cs="Arial"/>
        </w:rPr>
        <w:instrText xml:space="preserve"> ADDIN EN.CITE &lt;EndNote&gt;&lt;Cite&gt;&lt;Author&gt;Lee&lt;/Author&gt;&lt;Year&gt;2002&lt;/Year&gt;&lt;RecNum&gt;48&lt;/RecNum&gt;&lt;DisplayText&gt;&lt;style face="superscript"&gt;27&lt;/style&gt;&lt;/DisplayText&gt;&lt;record&gt;&lt;rec-number&gt;48&lt;/rec-number&gt;&lt;foreign-keys&gt;&lt;key app="EN" db-id="5wd52x90lterdlefr95xtvpjftes5w9fpzwx" timestamp="1698006914"&gt;48&lt;/key&gt;&lt;/foreign-keys&gt;&lt;ref-type name="Journal Article"&gt;17&lt;/ref-type&gt;&lt;contributors&gt;&lt;authors&gt;&lt;author&gt;Lee, Te-Won&lt;/author&gt;&lt;author&gt;Wachtler, Thomas&lt;/author&gt;&lt;author&gt;Sejnowski, Terrence J&lt;/author&gt;&lt;/authors&gt;&lt;/contributors&gt;&lt;titles&gt;&lt;title&gt;Color opponency is an efficient representation of spectral properties in natural scenes&lt;/title&gt;&lt;secondary-title&gt;Vision Research&lt;/secondary-title&gt;&lt;/titles&gt;&lt;periodical&gt;&lt;full-title&gt;Vision research&lt;/full-title&gt;&lt;/periodical&gt;&lt;pages&gt;2095-2103&lt;/pages&gt;&lt;volume&gt;42&lt;/volume&gt;&lt;number&gt;17&lt;/number&gt;&lt;dates&gt;&lt;year&gt;2002&lt;/year&gt;&lt;/dates&gt;&lt;isbn&gt;0042-6989&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27</w:t>
      </w:r>
      <w:r w:rsidRPr="005A2087">
        <w:rPr>
          <w:rFonts w:ascii="Arial" w:hAnsi="Arial" w:cs="Arial"/>
        </w:rPr>
        <w:fldChar w:fldCharType="end"/>
      </w:r>
      <w:r w:rsidRPr="005A2087">
        <w:rPr>
          <w:rFonts w:ascii="Arial" w:hAnsi="Arial" w:cs="Arial"/>
        </w:rPr>
        <w:t xml:space="preserve">, but this results in receptive fields that are qualitatively different and do not have a center-surround organization. We are still missing efficient coding models that can explain in more details how chromatic inputs are processed differently by midget, parasol and bistratified cells. Aim 1 will address this question by building efficient coding models that </w:t>
      </w:r>
      <w:r w:rsidR="00373D44" w:rsidRPr="005A2087">
        <w:rPr>
          <w:rFonts w:ascii="Arial" w:hAnsi="Arial" w:cs="Arial"/>
        </w:rPr>
        <w:t>encode</w:t>
      </w:r>
      <w:r w:rsidRPr="005A2087">
        <w:rPr>
          <w:rFonts w:ascii="Arial" w:hAnsi="Arial" w:cs="Arial"/>
        </w:rPr>
        <w:t xml:space="preserve"> chromatic natural images.</w:t>
      </w:r>
    </w:p>
    <w:p w14:paraId="108407ED" w14:textId="77777777" w:rsidR="00CE5A83" w:rsidRPr="005A2087" w:rsidRDefault="00CE5A83" w:rsidP="00F30D56">
      <w:pPr>
        <w:spacing w:after="0" w:line="240" w:lineRule="auto"/>
        <w:jc w:val="both"/>
        <w:rPr>
          <w:rFonts w:ascii="Arial" w:hAnsi="Arial" w:cs="Arial"/>
          <w:u w:val="single"/>
        </w:rPr>
      </w:pPr>
    </w:p>
    <w:p w14:paraId="1586597C" w14:textId="77777777" w:rsidR="00C2237B" w:rsidRPr="005A2087" w:rsidRDefault="00C27CF8" w:rsidP="00F30D56">
      <w:pPr>
        <w:spacing w:after="0" w:line="240" w:lineRule="auto"/>
        <w:jc w:val="both"/>
        <w:rPr>
          <w:rFonts w:ascii="Arial" w:hAnsi="Arial" w:cs="Arial"/>
          <w:u w:val="single"/>
        </w:rPr>
      </w:pPr>
      <w:r w:rsidRPr="005A2087">
        <w:rPr>
          <w:rFonts w:ascii="Arial" w:hAnsi="Arial" w:cs="Arial"/>
          <w:u w:val="single"/>
        </w:rPr>
        <w:t>Experimental methods and design</w:t>
      </w:r>
    </w:p>
    <w:p w14:paraId="52A76374" w14:textId="3198FD64" w:rsidR="00C27CF8" w:rsidRDefault="00C27CF8" w:rsidP="00F30D56">
      <w:pPr>
        <w:spacing w:after="0" w:line="240" w:lineRule="auto"/>
        <w:jc w:val="both"/>
        <w:rPr>
          <w:ins w:id="359" w:author="David St-Amand" w:date="2023-11-24T04:23:00Z"/>
          <w:rFonts w:ascii="Arial" w:hAnsi="Arial" w:cs="Arial"/>
        </w:rPr>
      </w:pPr>
      <w:r w:rsidRPr="005A2087">
        <w:rPr>
          <w:rFonts w:ascii="Arial" w:hAnsi="Arial" w:cs="Arial"/>
        </w:rPr>
        <w:t xml:space="preserve">To study how to efficiently encode chromatic natural images, we will use </w:t>
      </w:r>
      <w:r w:rsidR="008A2298">
        <w:rPr>
          <w:rFonts w:ascii="Arial" w:hAnsi="Arial" w:cs="Arial"/>
        </w:rPr>
        <w:t xml:space="preserve"> </w:t>
      </w:r>
      <w:r w:rsidRPr="005A2087">
        <w:rPr>
          <w:rFonts w:ascii="Arial" w:hAnsi="Arial" w:cs="Arial"/>
        </w:rPr>
        <w:t>the Kyoto Natural Images Dataset</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Pr="005A2087">
        <w:rPr>
          <w:rFonts w:ascii="Arial" w:hAnsi="Arial" w:cs="Arial"/>
        </w:rPr>
        <w:t>. This dataset consists of 62</w:t>
      </w:r>
      <w:r w:rsidR="00A36ECF" w:rsidRPr="005A2087">
        <w:rPr>
          <w:rFonts w:ascii="Arial" w:hAnsi="Arial" w:cs="Arial"/>
        </w:rPr>
        <w:t xml:space="preserve"> </w:t>
      </w:r>
      <w:r w:rsidRPr="005A2087">
        <w:rPr>
          <w:rFonts w:ascii="Arial" w:hAnsi="Arial" w:cs="Arial"/>
        </w:rPr>
        <w:t>images of natural scenes that were gamma-corrected and tra</w:t>
      </w:r>
      <w:r w:rsidR="00F94B3D" w:rsidRPr="005A2087">
        <w:rPr>
          <w:rFonts w:ascii="Arial" w:hAnsi="Arial" w:cs="Arial"/>
        </w:rPr>
        <w:t>nsformed from RGB to LMS. The transformation matrix from RGB into LMS responses was estimated by minimizing the prediction error of cone spectral sensitivities</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00F94B3D" w:rsidRPr="005A2087">
        <w:rPr>
          <w:rFonts w:ascii="Arial" w:hAnsi="Arial" w:cs="Arial"/>
        </w:rPr>
        <w:t>. These responses were further transformed with an empirical cone non-linear function</w:t>
      </w:r>
      <w:r w:rsidR="005C5F3D" w:rsidRPr="005A2087">
        <w:rPr>
          <w:rFonts w:ascii="Arial" w:hAnsi="Arial" w:cs="Arial"/>
        </w:rPr>
        <w:fldChar w:fldCharType="begin"/>
      </w:r>
      <w:r w:rsidR="00471612">
        <w:rPr>
          <w:rFonts w:ascii="Arial" w:hAnsi="Arial" w:cs="Arial"/>
        </w:rPr>
        <w:instrText xml:space="preserve"> ADDIN EN.CITE &lt;EndNote&gt;&lt;Cite&gt;&lt;Author&gt;Baylor&lt;/Author&gt;&lt;Year&gt;1987&lt;/Year&gt;&lt;RecNum&gt;49&lt;/RecNum&gt;&lt;DisplayText&gt;&lt;style face="superscript"&gt;29&lt;/style&gt;&lt;/DisplayText&gt;&lt;record&gt;&lt;rec-number&gt;49&lt;/rec-number&gt;&lt;foreign-keys&gt;&lt;key app="EN" db-id="5wd52x90lterdlefr95xtvpjftes5w9fpzwx" timestamp="1698112643"&gt;49&lt;/key&gt;&lt;/foreign-keys&gt;&lt;ref-type name="Journal Article"&gt;17&lt;/ref-type&gt;&lt;contributors&gt;&lt;authors&gt;&lt;author&gt;Baylor, DuA&lt;/author&gt;&lt;author&gt;Nunn, BJ&lt;/author&gt;&lt;author&gt;Schnapf, JL&lt;/author&gt;&lt;/authors&gt;&lt;/contributors&gt;&lt;titles&gt;&lt;title&gt;Spectral sensitivity of cones of the monkey Macaca fascicularis&lt;/title&gt;&lt;secondary-title&gt;The Journal of Physiology&lt;/secondary-title&gt;&lt;/titles&gt;&lt;periodical&gt;&lt;full-title&gt;The Journal of Physiology&lt;/full-title&gt;&lt;/periodical&gt;&lt;pages&gt;145-160&lt;/pages&gt;&lt;volume&gt;390&lt;/volume&gt;&lt;number&gt;1&lt;/number&gt;&lt;dates&gt;&lt;year&gt;1987&lt;/year&gt;&lt;/dates&gt;&lt;isbn&gt;0022-3751&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29</w:t>
      </w:r>
      <w:r w:rsidR="005C5F3D" w:rsidRPr="005A2087">
        <w:rPr>
          <w:rFonts w:ascii="Arial" w:hAnsi="Arial" w:cs="Arial"/>
        </w:rPr>
        <w:fldChar w:fldCharType="end"/>
      </w:r>
      <w:r w:rsidR="00F94B3D" w:rsidRPr="005A2087">
        <w:rPr>
          <w:rFonts w:ascii="Arial" w:hAnsi="Arial" w:cs="Arial"/>
        </w:rPr>
        <w:t xml:space="preserve">. </w:t>
      </w:r>
      <w:r w:rsidR="00A36ECF" w:rsidRPr="005A2087">
        <w:rPr>
          <w:rFonts w:ascii="Arial" w:hAnsi="Arial" w:cs="Arial"/>
        </w:rPr>
        <w:t>Each of these images have 1000x1280x3 pixels</w:t>
      </w:r>
      <w:ins w:id="360" w:author="David St-Amand" w:date="2023-11-23T19:06:00Z">
        <w:r w:rsidR="00907646">
          <w:rPr>
            <w:rFonts w:ascii="Arial" w:hAnsi="Arial" w:cs="Arial"/>
          </w:rPr>
          <w:t xml:space="preserve">. We will crop these images </w:t>
        </w:r>
      </w:ins>
      <w:ins w:id="361" w:author="David St-Amand" w:date="2023-11-23T19:07:00Z">
        <w:r w:rsidR="00907646">
          <w:rPr>
            <w:rFonts w:ascii="Arial" w:hAnsi="Arial" w:cs="Arial"/>
          </w:rPr>
          <w:t xml:space="preserve">into smaller </w:t>
        </w:r>
        <w:r w:rsidR="001E74DC">
          <w:rPr>
            <w:rFonts w:ascii="Arial" w:hAnsi="Arial" w:cs="Arial"/>
          </w:rPr>
          <w:t xml:space="preserve">training </w:t>
        </w:r>
      </w:ins>
      <w:del w:id="362" w:author="David St-Amand" w:date="2023-11-23T19:06:00Z">
        <w:r w:rsidR="00A36ECF" w:rsidRPr="005A2087" w:rsidDel="00907646">
          <w:rPr>
            <w:rFonts w:ascii="Arial" w:hAnsi="Arial" w:cs="Arial"/>
          </w:rPr>
          <w:delText xml:space="preserve">, </w:delText>
        </w:r>
        <w:r w:rsidR="003815E2" w:rsidRPr="005A2087" w:rsidDel="00907646">
          <w:rPr>
            <w:rFonts w:ascii="Arial" w:hAnsi="Arial" w:cs="Arial"/>
          </w:rPr>
          <w:delText xml:space="preserve">which we will convert into </w:delText>
        </w:r>
      </w:del>
      <w:del w:id="363" w:author="David St-Amand" w:date="2023-11-23T19:07:00Z">
        <w:r w:rsidR="003815E2" w:rsidRPr="005A2087" w:rsidDel="00907646">
          <w:rPr>
            <w:rFonts w:ascii="Arial" w:hAnsi="Arial" w:cs="Arial"/>
          </w:rPr>
          <w:delText xml:space="preserve">training </w:delText>
        </w:r>
      </w:del>
      <w:r w:rsidR="003815E2" w:rsidRPr="005A2087">
        <w:rPr>
          <w:rFonts w:ascii="Arial" w:hAnsi="Arial" w:cs="Arial"/>
        </w:rPr>
        <w:t xml:space="preserve">samples of </w:t>
      </w:r>
      <w:r w:rsidR="007832C7" w:rsidRPr="005A2087">
        <w:rPr>
          <w:rFonts w:ascii="Arial" w:hAnsi="Arial" w:cs="Arial"/>
        </w:rPr>
        <w:t>16</w:t>
      </w:r>
      <w:r w:rsidR="003815E2" w:rsidRPr="005A2087">
        <w:rPr>
          <w:rFonts w:ascii="Arial" w:hAnsi="Arial" w:cs="Arial"/>
        </w:rPr>
        <w:t>x</w:t>
      </w:r>
      <w:r w:rsidR="007832C7" w:rsidRPr="005A2087">
        <w:rPr>
          <w:rFonts w:ascii="Arial" w:hAnsi="Arial" w:cs="Arial"/>
        </w:rPr>
        <w:t>16</w:t>
      </w:r>
      <w:r w:rsidR="003815E2" w:rsidRPr="005A2087">
        <w:rPr>
          <w:rFonts w:ascii="Arial" w:hAnsi="Arial" w:cs="Arial"/>
        </w:rPr>
        <w:t>x3 pixels.</w:t>
      </w:r>
    </w:p>
    <w:p w14:paraId="7DD9C5B8" w14:textId="202A4680" w:rsidR="00832278" w:rsidRPr="00832278" w:rsidRDefault="00832278" w:rsidP="00F30D56">
      <w:pPr>
        <w:spacing w:after="0" w:line="240" w:lineRule="auto"/>
        <w:jc w:val="both"/>
        <w:rPr>
          <w:rFonts w:ascii="Arial" w:hAnsi="Arial" w:cs="Arial"/>
          <w:rPrChange w:id="364" w:author="David St-Amand" w:date="2023-11-24T04:25:00Z">
            <w:rPr>
              <w:rFonts w:ascii="Arial" w:hAnsi="Arial" w:cs="Arial"/>
              <w:u w:val="single"/>
            </w:rPr>
          </w:rPrChange>
        </w:rPr>
      </w:pPr>
      <w:ins w:id="365" w:author="David St-Amand" w:date="2023-11-24T04:23:00Z">
        <w:r>
          <w:rPr>
            <w:rFonts w:ascii="Arial" w:hAnsi="Arial" w:cs="Arial"/>
          </w:rPr>
          <w:tab/>
          <w:t>We will train the efficient coding model described above on the Kyoto Natural Images Dataset.</w:t>
        </w:r>
      </w:ins>
      <w:ins w:id="366" w:author="David St-Amand" w:date="2023-11-24T04:24:00Z">
        <w:r>
          <w:rPr>
            <w:rFonts w:ascii="Arial" w:hAnsi="Arial" w:cs="Arial"/>
          </w:rPr>
          <w:t xml:space="preserve"> </w:t>
        </w:r>
      </w:ins>
      <w:ins w:id="367" w:author="David St-Amand" w:date="2023-11-24T04:25:00Z">
        <w:r>
          <w:rPr>
            <w:rFonts w:ascii="Arial" w:hAnsi="Arial" w:cs="Arial"/>
          </w:rPr>
          <w:t xml:space="preserve">We will analyze the learned parameters of the model, specifically the d parameter, to understand how neurons cluster into different types that process chromatic information differently. </w:t>
        </w:r>
      </w:ins>
      <w:ins w:id="368" w:author="David St-Amand" w:date="2023-11-24T04:24:00Z">
        <w:r>
          <w:rPr>
            <w:rFonts w:ascii="Arial" w:hAnsi="Arial" w:cs="Arial"/>
          </w:rPr>
          <w:t>We will</w:t>
        </w:r>
      </w:ins>
      <w:ins w:id="369" w:author="David St-Amand" w:date="2023-11-24T04:26:00Z">
        <w:r>
          <w:rPr>
            <w:rFonts w:ascii="Arial" w:hAnsi="Arial" w:cs="Arial"/>
          </w:rPr>
          <w:t xml:space="preserve"> change the RGC-cones ratio to </w:t>
        </w:r>
      </w:ins>
      <w:ins w:id="370" w:author="David St-Amand" w:date="2023-11-24T04:24:00Z">
        <w:r>
          <w:rPr>
            <w:rFonts w:ascii="Arial" w:hAnsi="Arial" w:cs="Arial"/>
          </w:rPr>
          <w:t xml:space="preserve">test </w:t>
        </w:r>
      </w:ins>
      <w:ins w:id="371" w:author="David St-Amand" w:date="2023-11-24T04:27:00Z">
        <w:r>
          <w:rPr>
            <w:rFonts w:ascii="Arial" w:hAnsi="Arial" w:cs="Arial"/>
          </w:rPr>
          <w:t xml:space="preserve">whether this ratio changes how midget cells process </w:t>
        </w:r>
      </w:ins>
      <w:ins w:id="372" w:author="David St-Amand" w:date="2023-11-24T04:28:00Z">
        <w:r>
          <w:rPr>
            <w:rFonts w:ascii="Arial" w:hAnsi="Arial" w:cs="Arial"/>
          </w:rPr>
          <w:t xml:space="preserve">chromatic information, and compare these results to known receptive fields in the fovea and periphery. </w:t>
        </w:r>
      </w:ins>
    </w:p>
    <w:p w14:paraId="594FEA14" w14:textId="6E27D7A8" w:rsidR="00B16FE9" w:rsidRPr="005A2087" w:rsidDel="00F646CD" w:rsidRDefault="005C5F3D" w:rsidP="00F646CD">
      <w:pPr>
        <w:spacing w:after="0" w:line="240" w:lineRule="auto"/>
        <w:jc w:val="both"/>
        <w:rPr>
          <w:del w:id="373" w:author="David St-Amand" w:date="2023-11-24T04:06:00Z"/>
          <w:rFonts w:ascii="Arial" w:hAnsi="Arial" w:cs="Arial"/>
        </w:rPr>
        <w:pPrChange w:id="374" w:author="David St-Amand" w:date="2023-11-24T04:06:00Z">
          <w:pPr>
            <w:spacing w:after="0" w:line="240" w:lineRule="auto"/>
            <w:jc w:val="both"/>
          </w:pPr>
        </w:pPrChange>
      </w:pPr>
      <w:r w:rsidRPr="005A2087">
        <w:rPr>
          <w:rFonts w:ascii="Arial" w:hAnsi="Arial" w:cs="Arial"/>
        </w:rPr>
        <w:tab/>
      </w:r>
      <w:del w:id="375" w:author="David St-Amand" w:date="2023-11-24T04:06:00Z">
        <w:r w:rsidR="00A36ECF" w:rsidRPr="005A2087" w:rsidDel="00F646CD">
          <w:rPr>
            <w:rFonts w:ascii="Arial" w:hAnsi="Arial" w:cs="Arial"/>
          </w:rPr>
          <w:delText>The efficient coding model we use will be similar to other work from our lab</w:delText>
        </w:r>
        <w:r w:rsidR="00A36ECF" w:rsidRPr="005A2087" w:rsidDel="00F646CD">
          <w:rPr>
            <w:rFonts w:ascii="Arial" w:hAnsi="Arial" w:cs="Arial"/>
          </w:rPr>
          <w:fldChar w:fldCharType="begin"/>
        </w:r>
        <w:r w:rsidR="00425B88" w:rsidDel="00F646CD">
          <w:rPr>
            <w:rFonts w:ascii="Arial" w:hAnsi="Arial" w:cs="Arial"/>
          </w:rPr>
          <w:delInstrText xml:space="preserve"> ADDIN EN.CITE &lt;EndNote&gt;&lt;Cite&gt;&lt;Author&gt;Jun&lt;/Author&gt;&lt;Year&gt;2022&lt;/Year&gt;&lt;RecNum&gt;12&lt;/RecNum&gt;&lt;DisplayText&gt;&lt;style face="superscript"&gt;20, 23&lt;/style&gt;&lt;/DisplayText&gt;&lt;record&gt;&lt;rec-number&gt;12&lt;/rec-number&gt;&lt;foreign-keys&gt;&lt;key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delInstrText>
        </w:r>
        <w:r w:rsidR="00A36ECF" w:rsidRPr="005A2087" w:rsidDel="00F646CD">
          <w:rPr>
            <w:rFonts w:ascii="Arial" w:hAnsi="Arial" w:cs="Arial"/>
          </w:rPr>
          <w:fldChar w:fldCharType="separate"/>
        </w:r>
        <w:r w:rsidR="00425B88" w:rsidRPr="00425B88" w:rsidDel="00F646CD">
          <w:rPr>
            <w:rFonts w:ascii="Arial" w:hAnsi="Arial" w:cs="Arial"/>
            <w:noProof/>
            <w:vertAlign w:val="superscript"/>
          </w:rPr>
          <w:delText>20, 23</w:delText>
        </w:r>
        <w:r w:rsidR="00A36ECF" w:rsidRPr="005A2087" w:rsidDel="00F646CD">
          <w:rPr>
            <w:rFonts w:ascii="Arial" w:hAnsi="Arial" w:cs="Arial"/>
          </w:rPr>
          <w:fldChar w:fldCharType="end"/>
        </w:r>
        <w:r w:rsidR="00A36ECF" w:rsidRPr="005A2087" w:rsidDel="00F646CD">
          <w:rPr>
            <w:rFonts w:ascii="Arial" w:hAnsi="Arial" w:cs="Arial"/>
          </w:rPr>
          <w:delText xml:space="preserve">. </w:delText>
        </w:r>
        <w:r w:rsidRPr="005A2087" w:rsidDel="00F646CD">
          <w:rPr>
            <w:rFonts w:ascii="Arial" w:hAnsi="Arial" w:cs="Arial"/>
          </w:rPr>
          <w:delText xml:space="preserve">For each of our model RGCs, we will multiply these chromatic natural images by a linear filter </w:delText>
        </w:r>
        <w:r w:rsidR="00A36ECF" w:rsidRPr="005A2087" w:rsidDel="00F646CD">
          <w:rPr>
            <w:rFonts w:ascii="Arial" w:hAnsi="Arial" w:cs="Arial"/>
          </w:rPr>
          <w:delText>w</w:delText>
        </w:r>
        <w:r w:rsidR="00A36ECF" w:rsidRPr="005A2087" w:rsidDel="00F646CD">
          <w:rPr>
            <w:rFonts w:ascii="Arial" w:hAnsi="Arial" w:cs="Arial"/>
            <w:vertAlign w:val="subscript"/>
          </w:rPr>
          <w:delText>j</w:delText>
        </w:r>
        <w:r w:rsidR="00A36ECF" w:rsidRPr="005A2087" w:rsidDel="00F646CD">
          <w:rPr>
            <w:rFonts w:ascii="Arial" w:hAnsi="Arial" w:cs="Arial"/>
          </w:rPr>
          <w:delText xml:space="preserve"> </w:delText>
        </w:r>
        <w:r w:rsidRPr="005A2087" w:rsidDel="00F646CD">
          <w:rPr>
            <w:rFonts w:ascii="Arial" w:hAnsi="Arial" w:cs="Arial"/>
          </w:rPr>
          <w:delText>that represent</w:delText>
        </w:r>
        <w:r w:rsidR="00723554" w:rsidRPr="005A2087" w:rsidDel="00F646CD">
          <w:rPr>
            <w:rFonts w:ascii="Arial" w:hAnsi="Arial" w:cs="Arial"/>
          </w:rPr>
          <w:delText>s</w:delText>
        </w:r>
        <w:r w:rsidRPr="005A2087" w:rsidDel="00F646CD">
          <w:rPr>
            <w:rFonts w:ascii="Arial" w:hAnsi="Arial" w:cs="Arial"/>
          </w:rPr>
          <w:delText xml:space="preserve"> the receptive field of this neuron. The linear filters will have three different channels that process the estimated responses of L, M and S cones</w:delText>
        </w:r>
        <w:r w:rsidR="00E540EF" w:rsidRPr="005A2087" w:rsidDel="00F646CD">
          <w:rPr>
            <w:rFonts w:ascii="Arial" w:hAnsi="Arial" w:cs="Arial"/>
          </w:rPr>
          <w:delText xml:space="preserve"> (Figure 3)</w:delText>
        </w:r>
        <w:r w:rsidRPr="005A2087" w:rsidDel="00F646CD">
          <w:rPr>
            <w:rFonts w:ascii="Arial" w:hAnsi="Arial" w:cs="Arial"/>
          </w:rPr>
          <w:delText>.</w:delText>
        </w:r>
        <w:r w:rsidR="00A36ECF" w:rsidRPr="005A2087" w:rsidDel="00F646CD">
          <w:rPr>
            <w:rFonts w:ascii="Arial" w:hAnsi="Arial" w:cs="Arial"/>
          </w:rPr>
          <w:delText xml:space="preserve"> </w:delText>
        </w:r>
        <w:r w:rsidR="00C54DA0" w:rsidRPr="005A2087" w:rsidDel="00F646CD">
          <w:rPr>
            <w:rFonts w:ascii="Arial" w:hAnsi="Arial" w:cs="Arial"/>
          </w:rPr>
          <w:delText xml:space="preserve">To prevent negative firing rates, the output responses of the filters will be rectified by a parametrized ReLU. </w:delText>
        </w:r>
        <w:r w:rsidR="00A36ECF" w:rsidRPr="005A2087" w:rsidDel="00F646CD">
          <w:rPr>
            <w:rFonts w:ascii="Arial" w:hAnsi="Arial" w:cs="Arial"/>
          </w:rPr>
          <w:delText xml:space="preserve">The linear filters will be estimated by maximizing the </w:delText>
        </w:r>
        <w:r w:rsidR="00B16FE9" w:rsidRPr="005A2087" w:rsidDel="00F646CD">
          <w:rPr>
            <w:rFonts w:ascii="Arial" w:hAnsi="Arial" w:cs="Arial"/>
          </w:rPr>
          <w:delText>following function</w:delText>
        </w:r>
        <w:r w:rsidR="00E41248" w:rsidRPr="005A2087" w:rsidDel="00F646CD">
          <w:rPr>
            <w:rFonts w:ascii="Arial" w:hAnsi="Arial" w:cs="Arial"/>
          </w:rPr>
          <w:fldChar w:fldCharType="begin"/>
        </w:r>
        <w:r w:rsidR="00425B88" w:rsidDel="00F646CD">
          <w:rPr>
            <w:rFonts w:ascii="Arial" w:hAnsi="Arial" w:cs="Arial"/>
          </w:rPr>
          <w:delInstrText xml:space="preserve"> ADDIN EN.CITE &lt;EndNote&gt;&lt;Cite&gt;&lt;Author&gt;Karklin&lt;/Author&gt;&lt;Year&gt;2011&lt;/Year&gt;&lt;RecNum&gt;35&lt;/RecNum&gt;&lt;DisplayText&gt;&lt;style face="superscript"&gt;7&lt;/style&gt;&lt;/DisplayText&gt;&lt;record&gt;&lt;rec-number&gt;35&lt;/rec-number&gt;&lt;foreign-keys&gt;&lt;key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systems&lt;/full-title&gt;&lt;/periodical&gt;&lt;volume&gt;24&lt;/volume&gt;&lt;dates&gt;&lt;year&gt;2011&lt;/year&gt;&lt;/dates&gt;&lt;urls&gt;&lt;/urls&gt;&lt;/record&gt;&lt;/Cite&gt;&lt;/EndNote&gt;</w:delInstrText>
        </w:r>
        <w:r w:rsidR="00E41248" w:rsidRPr="005A2087" w:rsidDel="00F646CD">
          <w:rPr>
            <w:rFonts w:ascii="Arial" w:hAnsi="Arial" w:cs="Arial"/>
          </w:rPr>
          <w:fldChar w:fldCharType="separate"/>
        </w:r>
        <w:r w:rsidR="00425B88" w:rsidRPr="00425B88" w:rsidDel="00F646CD">
          <w:rPr>
            <w:rFonts w:ascii="Arial" w:hAnsi="Arial" w:cs="Arial"/>
            <w:noProof/>
            <w:vertAlign w:val="superscript"/>
          </w:rPr>
          <w:delText>7</w:delText>
        </w:r>
        <w:r w:rsidR="00E41248" w:rsidRPr="005A2087" w:rsidDel="00F646CD">
          <w:rPr>
            <w:rFonts w:ascii="Arial" w:hAnsi="Arial" w:cs="Arial"/>
          </w:rPr>
          <w:fldChar w:fldCharType="end"/>
        </w:r>
        <w:r w:rsidR="00B16FE9" w:rsidRPr="005A2087" w:rsidDel="00F646CD">
          <w:rPr>
            <w:rFonts w:ascii="Arial" w:hAnsi="Arial" w:cs="Arial"/>
          </w:rPr>
          <w:delText xml:space="preserve">, which represents the </w:delText>
        </w:r>
        <w:r w:rsidR="00A36ECF" w:rsidRPr="005A2087" w:rsidDel="00F646CD">
          <w:rPr>
            <w:rFonts w:ascii="Arial" w:hAnsi="Arial" w:cs="Arial"/>
          </w:rPr>
          <w:delText xml:space="preserve">mutual information between the </w:delText>
        </w:r>
        <w:r w:rsidR="00B16FE9" w:rsidRPr="005A2087" w:rsidDel="00F646CD">
          <w:rPr>
            <w:rFonts w:ascii="Arial" w:hAnsi="Arial" w:cs="Arial"/>
          </w:rPr>
          <w:delText xml:space="preserve">natural image inputs and the </w:delText>
        </w:r>
        <w:r w:rsidR="00A36ECF" w:rsidRPr="005A2087" w:rsidDel="00F646CD">
          <w:rPr>
            <w:rFonts w:ascii="Arial" w:hAnsi="Arial" w:cs="Arial"/>
          </w:rPr>
          <w:delText>model RGCs responses</w:delText>
        </w:r>
        <w:r w:rsidR="00B16FE9" w:rsidRPr="005A2087" w:rsidDel="00F646CD">
          <w:rPr>
            <w:rFonts w:ascii="Arial" w:hAnsi="Arial" w:cs="Arial"/>
          </w:rPr>
          <w:delText xml:space="preserve">: </w:delText>
        </w:r>
      </w:del>
    </w:p>
    <w:p w14:paraId="5FD01095" w14:textId="0B4A6AAD" w:rsidR="00B16FE9" w:rsidRPr="005A2087" w:rsidDel="00F646CD" w:rsidRDefault="00B16FE9" w:rsidP="00F646CD">
      <w:pPr>
        <w:spacing w:after="0" w:line="240" w:lineRule="auto"/>
        <w:jc w:val="both"/>
        <w:rPr>
          <w:del w:id="376" w:author="David St-Amand" w:date="2023-11-24T04:06:00Z"/>
          <w:rFonts w:ascii="Arial" w:hAnsi="Arial" w:cs="Arial"/>
        </w:rPr>
        <w:pPrChange w:id="377" w:author="David St-Amand" w:date="2023-11-24T04:06:00Z">
          <w:pPr>
            <w:spacing w:after="0" w:line="240" w:lineRule="auto"/>
            <w:jc w:val="both"/>
          </w:pPr>
        </w:pPrChange>
      </w:pPr>
    </w:p>
    <w:p w14:paraId="6EA90953" w14:textId="17CFD8FB" w:rsidR="00907646" w:rsidRPr="005A2087" w:rsidDel="00F646CD" w:rsidRDefault="00B16FE9" w:rsidP="00F646CD">
      <w:pPr>
        <w:spacing w:after="0" w:line="240" w:lineRule="auto"/>
        <w:jc w:val="both"/>
        <w:rPr>
          <w:del w:id="378" w:author="David St-Amand" w:date="2023-11-24T04:06:00Z"/>
          <w:rFonts w:ascii="Arial" w:hAnsi="Arial" w:cs="Arial"/>
        </w:rPr>
        <w:pPrChange w:id="379" w:author="David St-Amand" w:date="2023-11-24T04:06:00Z">
          <w:pPr>
            <w:spacing w:after="0" w:line="240" w:lineRule="auto"/>
            <w:jc w:val="center"/>
          </w:pPr>
        </w:pPrChange>
      </w:pPr>
      <w:del w:id="380" w:author="David St-Amand" w:date="2023-11-23T19:05:00Z">
        <w:r w:rsidRPr="005A2087" w:rsidDel="00907646">
          <w:rPr>
            <w:rFonts w:ascii="Arial" w:hAnsi="Arial" w:cs="Arial"/>
            <w:noProof/>
          </w:rPr>
          <w:drawing>
            <wp:inline distT="0" distB="0" distL="0" distR="0" wp14:anchorId="2689E9ED" wp14:editId="331A382D">
              <wp:extent cx="3762255" cy="584805"/>
              <wp:effectExtent l="0" t="0" r="0" b="6350"/>
              <wp:docPr id="9" name="Picture 8">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del>
    </w:p>
    <w:p w14:paraId="3DB3CF91" w14:textId="1BC3E0A4" w:rsidR="00B16FE9" w:rsidRPr="005A2087" w:rsidDel="00F646CD" w:rsidRDefault="00B16FE9" w:rsidP="00F646CD">
      <w:pPr>
        <w:spacing w:after="0" w:line="240" w:lineRule="auto"/>
        <w:jc w:val="both"/>
        <w:rPr>
          <w:del w:id="381" w:author="David St-Amand" w:date="2023-11-24T04:06:00Z"/>
          <w:rFonts w:ascii="Arial" w:hAnsi="Arial" w:cs="Arial"/>
        </w:rPr>
        <w:pPrChange w:id="382" w:author="David St-Amand" w:date="2023-11-24T04:06:00Z">
          <w:pPr>
            <w:spacing w:after="0" w:line="240" w:lineRule="auto"/>
          </w:pPr>
        </w:pPrChange>
      </w:pPr>
    </w:p>
    <w:p w14:paraId="6731FBCB" w14:textId="44736FC9" w:rsidR="007832C7" w:rsidRPr="005A2087" w:rsidDel="00907646" w:rsidRDefault="00B16FE9" w:rsidP="00F646CD">
      <w:pPr>
        <w:spacing w:after="0" w:line="240" w:lineRule="auto"/>
        <w:jc w:val="both"/>
        <w:rPr>
          <w:del w:id="383" w:author="David St-Amand" w:date="2023-11-23T19:05:00Z"/>
          <w:rFonts w:ascii="Arial" w:eastAsiaTheme="minorEastAsia" w:hAnsi="Arial" w:cs="Arial"/>
        </w:rPr>
        <w:pPrChange w:id="384" w:author="David St-Amand" w:date="2023-11-24T04:06:00Z">
          <w:pPr>
            <w:spacing w:after="0" w:line="240" w:lineRule="auto"/>
            <w:ind w:firstLine="720"/>
          </w:pPr>
        </w:pPrChange>
      </w:pPr>
      <w:del w:id="385" w:author="David St-Amand" w:date="2023-11-23T19:05:00Z">
        <w:r w:rsidRPr="005A2087" w:rsidDel="00907646">
          <w:rPr>
            <w:rFonts w:ascii="Arial" w:hAnsi="Arial" w:cs="Arial"/>
          </w:rPr>
          <w:delText xml:space="preserve">Where </w:delText>
        </w:r>
      </w:del>
      <m:oMath>
        <m:sSub>
          <m:sSubPr>
            <m:ctrlPr>
              <w:del w:id="386" w:author="David St-Amand" w:date="2023-11-23T19:05:00Z">
                <w:rPr>
                  <w:rFonts w:ascii="Cambria Math" w:hAnsi="Cambria Math" w:cs="Arial"/>
                  <w:i/>
                </w:rPr>
              </w:del>
            </m:ctrlPr>
          </m:sSubPr>
          <m:e>
            <m:r>
              <w:del w:id="387" w:author="David St-Amand" w:date="2023-11-23T19:05:00Z">
                <w:rPr>
                  <w:rFonts w:ascii="Cambria Math" w:hAnsi="Cambria Math" w:cs="Arial"/>
                </w:rPr>
                <m:t>C</m:t>
              </w:del>
            </m:r>
          </m:e>
          <m:sub>
            <m:r>
              <w:del w:id="388" w:author="David St-Amand" w:date="2023-11-23T19:05:00Z">
                <w:rPr>
                  <w:rFonts w:ascii="Cambria Math" w:hAnsi="Cambria Math" w:cs="Arial"/>
                </w:rPr>
                <m:t>x</m:t>
              </w:del>
            </m:r>
          </m:sub>
        </m:sSub>
      </m:oMath>
      <w:del w:id="389" w:author="David St-Amand" w:date="2023-11-23T19:05:00Z">
        <w:r w:rsidR="00C54DA0" w:rsidRPr="005A2087" w:rsidDel="00907646">
          <w:rPr>
            <w:rFonts w:ascii="Arial" w:eastAsiaTheme="minorEastAsia" w:hAnsi="Arial" w:cs="Arial"/>
          </w:rPr>
          <w:delText xml:space="preserve"> </w:delText>
        </w:r>
        <w:r w:rsidRPr="005A2087" w:rsidDel="00907646">
          <w:rPr>
            <w:rFonts w:ascii="Arial" w:hAnsi="Arial" w:cs="Arial"/>
            <w:vertAlign w:val="subscript"/>
          </w:rPr>
          <w:delText xml:space="preserve"> </w:delText>
        </w:r>
        <w:r w:rsidRPr="005A2087" w:rsidDel="00907646">
          <w:rPr>
            <w:rFonts w:ascii="Arial" w:hAnsi="Arial" w:cs="Arial"/>
          </w:rPr>
          <w:delText xml:space="preserve">represents the covariance matrix of the input natural images, </w:delText>
        </w:r>
      </w:del>
      <m:oMath>
        <m:sSub>
          <m:sSubPr>
            <m:ctrlPr>
              <w:del w:id="390" w:author="David St-Amand" w:date="2023-11-23T19:05:00Z">
                <w:rPr>
                  <w:rFonts w:ascii="Cambria Math" w:hAnsi="Cambria Math" w:cs="Arial"/>
                  <w:i/>
                </w:rPr>
              </w:del>
            </m:ctrlPr>
          </m:sSubPr>
          <m:e>
            <m:r>
              <w:del w:id="391" w:author="David St-Amand" w:date="2023-11-23T19:05:00Z">
                <w:rPr>
                  <w:rFonts w:ascii="Cambria Math" w:hAnsi="Cambria Math" w:cs="Arial"/>
                </w:rPr>
                <m:t>C</m:t>
              </w:del>
            </m:r>
          </m:e>
          <m:sub>
            <m:sSub>
              <m:sSubPr>
                <m:ctrlPr>
                  <w:del w:id="392" w:author="David St-Amand" w:date="2023-11-23T19:05:00Z">
                    <w:rPr>
                      <w:rFonts w:ascii="Cambria Math" w:hAnsi="Cambria Math" w:cs="Arial"/>
                      <w:i/>
                    </w:rPr>
                  </w:del>
                </m:ctrlPr>
              </m:sSubPr>
              <m:e>
                <m:r>
                  <w:del w:id="393" w:author="David St-Amand" w:date="2023-11-23T19:05:00Z">
                    <w:rPr>
                      <w:rFonts w:ascii="Cambria Math" w:hAnsi="Cambria Math" w:cs="Arial"/>
                    </w:rPr>
                    <m:t>n</m:t>
                  </w:del>
                </m:r>
              </m:e>
              <m:sub>
                <m:r>
                  <w:del w:id="394" w:author="David St-Amand" w:date="2023-11-23T19:05:00Z">
                    <w:rPr>
                      <w:rFonts w:ascii="Cambria Math" w:hAnsi="Cambria Math" w:cs="Arial"/>
                    </w:rPr>
                    <m:t>in</m:t>
                  </w:del>
                </m:r>
              </m:sub>
            </m:sSub>
          </m:sub>
        </m:sSub>
      </m:oMath>
      <w:del w:id="395" w:author="David St-Amand" w:date="2023-11-23T19:05:00Z">
        <w:r w:rsidRPr="005A2087" w:rsidDel="00907646">
          <w:rPr>
            <w:rFonts w:ascii="Arial" w:eastAsiaTheme="minorEastAsia" w:hAnsi="Arial" w:cs="Arial"/>
          </w:rPr>
          <w:delText xml:space="preserve"> and </w:delText>
        </w:r>
      </w:del>
      <m:oMath>
        <m:sSub>
          <m:sSubPr>
            <m:ctrlPr>
              <w:del w:id="396" w:author="David St-Amand" w:date="2023-11-23T19:05:00Z">
                <w:rPr>
                  <w:rFonts w:ascii="Cambria Math" w:hAnsi="Cambria Math" w:cs="Arial"/>
                  <w:i/>
                </w:rPr>
              </w:del>
            </m:ctrlPr>
          </m:sSubPr>
          <m:e>
            <m:r>
              <w:del w:id="397" w:author="David St-Amand" w:date="2023-11-23T19:05:00Z">
                <w:rPr>
                  <w:rFonts w:ascii="Cambria Math" w:hAnsi="Cambria Math" w:cs="Arial"/>
                </w:rPr>
                <m:t>C</m:t>
              </w:del>
            </m:r>
          </m:e>
          <m:sub>
            <m:sSub>
              <m:sSubPr>
                <m:ctrlPr>
                  <w:del w:id="398" w:author="David St-Amand" w:date="2023-11-23T19:05:00Z">
                    <w:rPr>
                      <w:rFonts w:ascii="Cambria Math" w:hAnsi="Cambria Math" w:cs="Arial"/>
                      <w:i/>
                    </w:rPr>
                  </w:del>
                </m:ctrlPr>
              </m:sSubPr>
              <m:e>
                <m:r>
                  <w:del w:id="399" w:author="David St-Amand" w:date="2023-11-23T19:05:00Z">
                    <w:rPr>
                      <w:rFonts w:ascii="Cambria Math" w:hAnsi="Cambria Math" w:cs="Arial"/>
                    </w:rPr>
                    <m:t>n</m:t>
                  </w:del>
                </m:r>
              </m:e>
              <m:sub>
                <m:r>
                  <w:del w:id="400" w:author="David St-Amand" w:date="2023-11-23T19:05:00Z">
                    <w:rPr>
                      <w:rFonts w:ascii="Cambria Math" w:hAnsi="Cambria Math" w:cs="Arial"/>
                    </w:rPr>
                    <m:t>out</m:t>
                  </w:del>
                </m:r>
              </m:sub>
            </m:sSub>
          </m:sub>
        </m:sSub>
      </m:oMath>
      <w:del w:id="401" w:author="David St-Amand" w:date="2023-11-23T19:05:00Z">
        <w:r w:rsidRPr="005A2087" w:rsidDel="00907646">
          <w:rPr>
            <w:rFonts w:ascii="Arial" w:eastAsiaTheme="minorEastAsia" w:hAnsi="Arial" w:cs="Arial"/>
          </w:rPr>
          <w:delText xml:space="preserve"> are diagonal matri</w:delText>
        </w:r>
        <w:r w:rsidR="00612F68" w:rsidRPr="005A2087" w:rsidDel="00907646">
          <w:rPr>
            <w:rFonts w:ascii="Arial" w:eastAsiaTheme="minorEastAsia" w:hAnsi="Arial" w:cs="Arial"/>
          </w:rPr>
          <w:delText>c</w:delText>
        </w:r>
        <w:r w:rsidRPr="005A2087" w:rsidDel="00907646">
          <w:rPr>
            <w:rFonts w:ascii="Arial" w:eastAsiaTheme="minorEastAsia" w:hAnsi="Arial" w:cs="Arial"/>
          </w:rPr>
          <w:delText>es that represent the covariance of the input and output noise, respectively</w:delText>
        </w:r>
        <w:r w:rsidR="00C54DA0" w:rsidRPr="005A2087" w:rsidDel="00907646">
          <w:rPr>
            <w:rFonts w:ascii="Arial" w:eastAsiaTheme="minorEastAsia" w:hAnsi="Arial" w:cs="Arial"/>
          </w:rPr>
          <w:delText>,</w:delText>
        </w:r>
        <w:r w:rsidRPr="005A2087" w:rsidDel="00907646">
          <w:rPr>
            <w:rFonts w:ascii="Arial" w:eastAsiaTheme="minorEastAsia" w:hAnsi="Arial" w:cs="Arial"/>
          </w:rPr>
          <w:delText xml:space="preserve"> </w:delText>
        </w:r>
        <w:r w:rsidR="00C54DA0" w:rsidRPr="005A2087" w:rsidDel="00907646">
          <w:rPr>
            <w:rFonts w:ascii="Arial" w:eastAsiaTheme="minorEastAsia" w:hAnsi="Arial" w:cs="Arial"/>
          </w:rPr>
          <w:delText xml:space="preserve">and W is the weight matrix. G is a diagonal matrix that represents the local derivatives of </w:delText>
        </w:r>
        <w:r w:rsidR="00612F68" w:rsidRPr="005A2087" w:rsidDel="00907646">
          <w:rPr>
            <w:rFonts w:ascii="Arial" w:eastAsiaTheme="minorEastAsia" w:hAnsi="Arial" w:cs="Arial"/>
          </w:rPr>
          <w:delText xml:space="preserve">the output responses for a specific set of input images. Since </w:delText>
        </w:r>
        <w:r w:rsidR="00BE3CE1" w:rsidRPr="005A2087" w:rsidDel="00907646">
          <w:rPr>
            <w:rFonts w:ascii="Arial" w:eastAsiaTheme="minorEastAsia" w:hAnsi="Arial" w:cs="Arial"/>
          </w:rPr>
          <w:delText xml:space="preserve">the </w:delText>
        </w:r>
        <w:r w:rsidR="00612F68" w:rsidRPr="005A2087" w:rsidDel="00907646">
          <w:rPr>
            <w:rFonts w:ascii="Arial" w:eastAsiaTheme="minorEastAsia" w:hAnsi="Arial" w:cs="Arial"/>
          </w:rPr>
          <w:delText xml:space="preserve">output nonlinearity is a ReLU, the diagonal of G has binary values (1 if the neuron is firing and 0 if not). </w:delText>
        </w:r>
        <w:r w:rsidR="00E41248" w:rsidRPr="005A2087" w:rsidDel="00907646">
          <w:rPr>
            <w:rFonts w:ascii="Arial" w:eastAsiaTheme="minorEastAsia" w:hAnsi="Arial" w:cs="Arial"/>
          </w:rPr>
          <w:delText>This function will be maximized using Adam optimization</w:delText>
        </w:r>
        <w:r w:rsidR="00E41248" w:rsidRPr="005A2087" w:rsidDel="00907646">
          <w:rPr>
            <w:rFonts w:ascii="Arial" w:eastAsiaTheme="minorEastAsia" w:hAnsi="Arial" w:cs="Arial"/>
          </w:rPr>
          <w:fldChar w:fldCharType="begin"/>
        </w:r>
      </w:del>
      <w:del w:id="402" w:author="David St-Amand" w:date="2023-11-24T04:06:00Z">
        <w:r w:rsidR="00E368C3" w:rsidDel="00F646CD">
          <w:rPr>
            <w:rFonts w:ascii="Arial" w:eastAsiaTheme="minorEastAsia" w:hAnsi="Arial" w:cs="Arial"/>
          </w:rPr>
          <w:delInstrText xml:space="preserve"> ADDIN EN.CITE &lt;EndNote&gt;&lt;Cite&gt;&lt;Author&gt;Kingma&lt;/Author&gt;&lt;Year&gt;2014&lt;/Year&gt;&lt;RecNum&gt;51&lt;/RecNum&gt;&lt;DisplayText&gt;&lt;style face="superscript"&gt;27&lt;/style&gt;&lt;/DisplayText&gt;&lt;record&gt;&lt;rec-number&gt;51&lt;/rec-number&gt;&lt;foreign-keys&gt;&lt;key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delInstrText>
        </w:r>
      </w:del>
      <w:del w:id="403" w:author="David St-Amand" w:date="2023-11-23T19:05:00Z">
        <w:r w:rsidR="00E41248" w:rsidRPr="005A2087" w:rsidDel="00907646">
          <w:rPr>
            <w:rFonts w:ascii="Arial" w:eastAsiaTheme="minorEastAsia" w:hAnsi="Arial" w:cs="Arial"/>
          </w:rPr>
          <w:fldChar w:fldCharType="separate"/>
        </w:r>
      </w:del>
      <w:del w:id="404" w:author="David St-Amand" w:date="2023-11-24T04:06:00Z">
        <w:r w:rsidR="00E368C3" w:rsidRPr="00E368C3" w:rsidDel="00F646CD">
          <w:rPr>
            <w:rFonts w:ascii="Arial" w:eastAsiaTheme="minorEastAsia" w:hAnsi="Arial" w:cs="Arial"/>
            <w:noProof/>
            <w:vertAlign w:val="superscript"/>
          </w:rPr>
          <w:delText>27</w:delText>
        </w:r>
      </w:del>
      <w:del w:id="405" w:author="David St-Amand" w:date="2023-11-23T19:05:00Z">
        <w:r w:rsidR="00E41248" w:rsidRPr="005A2087" w:rsidDel="00907646">
          <w:rPr>
            <w:rFonts w:ascii="Arial" w:eastAsiaTheme="minorEastAsia" w:hAnsi="Arial" w:cs="Arial"/>
          </w:rPr>
          <w:fldChar w:fldCharType="end"/>
        </w:r>
        <w:r w:rsidR="00E41248" w:rsidRPr="005A2087" w:rsidDel="00907646">
          <w:rPr>
            <w:rFonts w:ascii="Arial" w:eastAsiaTheme="minorEastAsia" w:hAnsi="Arial" w:cs="Arial"/>
          </w:rPr>
          <w:delText xml:space="preserve">. </w:delText>
        </w:r>
        <w:r w:rsidR="00E540EF" w:rsidRPr="005A2087" w:rsidDel="00907646">
          <w:rPr>
            <w:rFonts w:ascii="Arial" w:eastAsiaTheme="minorEastAsia" w:hAnsi="Arial" w:cs="Arial"/>
          </w:rPr>
          <w:delText xml:space="preserve">To represent the metabolic cost of firing spikes, each neuron will be restricted to have a fixed average firing rate. </w:delText>
        </w:r>
      </w:del>
    </w:p>
    <w:p w14:paraId="6239D5B3" w14:textId="3E98744E" w:rsidR="00CC06C6" w:rsidRPr="005A2087" w:rsidDel="00F646CD" w:rsidRDefault="00CC06C6" w:rsidP="00F646CD">
      <w:pPr>
        <w:spacing w:after="0" w:line="240" w:lineRule="auto"/>
        <w:jc w:val="both"/>
        <w:rPr>
          <w:del w:id="406" w:author="David St-Amand" w:date="2023-11-24T04:06:00Z"/>
          <w:rFonts w:ascii="Arial" w:eastAsiaTheme="minorEastAsia" w:hAnsi="Arial" w:cs="Arial"/>
        </w:rPr>
        <w:pPrChange w:id="407" w:author="David St-Amand" w:date="2023-11-24T04:06:00Z">
          <w:pPr>
            <w:spacing w:after="0" w:line="240" w:lineRule="auto"/>
            <w:ind w:firstLine="720"/>
          </w:pPr>
        </w:pPrChange>
      </w:pPr>
      <w:del w:id="408" w:author="David St-Amand" w:date="2023-11-24T04:06:00Z">
        <w:r w:rsidRPr="005A2087" w:rsidDel="00F646CD">
          <w:rPr>
            <w:rFonts w:ascii="Arial" w:eastAsiaTheme="minorEastAsia" w:hAnsi="Arial" w:cs="Arial"/>
          </w:rPr>
          <w:delText xml:space="preserve">Having multiple input channels drastically increases the number of parameters, which can make the model significantly harder to optimize. However, we know the filters converge to difference-of-gaussians, which we can use to our advantage. To facilitate training, </w:delText>
        </w:r>
        <w:r w:rsidR="0013056E" w:rsidRPr="005A2087" w:rsidDel="00F646CD">
          <w:rPr>
            <w:rFonts w:ascii="Arial" w:eastAsiaTheme="minorEastAsia" w:hAnsi="Arial" w:cs="Arial"/>
          </w:rPr>
          <w:delText>I</w:delText>
        </w:r>
        <w:r w:rsidRPr="005A2087" w:rsidDel="00F646CD">
          <w:rPr>
            <w:rFonts w:ascii="Arial" w:eastAsiaTheme="minorEastAsia" w:hAnsi="Arial" w:cs="Arial"/>
          </w:rPr>
          <w:delText xml:space="preserve"> will parametrize the linear filter</w:delText>
        </w:r>
        <w:r w:rsidR="00780225" w:rsidRPr="005A2087" w:rsidDel="00F646CD">
          <w:rPr>
            <w:rFonts w:ascii="Arial" w:eastAsiaTheme="minorEastAsia" w:hAnsi="Arial" w:cs="Arial"/>
          </w:rPr>
          <w:delText xml:space="preserve"> of each neuron</w:delText>
        </w:r>
        <w:r w:rsidRPr="005A2087" w:rsidDel="00F646CD">
          <w:rPr>
            <w:rFonts w:ascii="Arial" w:eastAsiaTheme="minorEastAsia" w:hAnsi="Arial" w:cs="Arial"/>
          </w:rPr>
          <w:delText xml:space="preserve"> to be </w:delText>
        </w:r>
        <w:r w:rsidR="00780225" w:rsidRPr="005A2087" w:rsidDel="00F646CD">
          <w:rPr>
            <w:rFonts w:ascii="Arial" w:eastAsiaTheme="minorEastAsia" w:hAnsi="Arial" w:cs="Arial"/>
          </w:rPr>
          <w:delText xml:space="preserve">a </w:delText>
        </w:r>
        <w:r w:rsidRPr="005A2087" w:rsidDel="00F646CD">
          <w:rPr>
            <w:rFonts w:ascii="Arial" w:eastAsiaTheme="minorEastAsia" w:hAnsi="Arial" w:cs="Arial"/>
          </w:rPr>
          <w:delText xml:space="preserve">difference-of-gaussians: </w:delText>
        </w:r>
      </w:del>
    </w:p>
    <w:p w14:paraId="6B48DFE7" w14:textId="79B29718" w:rsidR="00D04E81" w:rsidRPr="005A2087" w:rsidDel="00F646CD" w:rsidRDefault="00D04E81" w:rsidP="00F646CD">
      <w:pPr>
        <w:spacing w:after="0" w:line="240" w:lineRule="auto"/>
        <w:jc w:val="both"/>
        <w:rPr>
          <w:del w:id="409" w:author="David St-Amand" w:date="2023-11-24T04:06:00Z"/>
          <w:rFonts w:ascii="Arial" w:eastAsiaTheme="minorEastAsia" w:hAnsi="Arial" w:cs="Arial"/>
        </w:rPr>
        <w:pPrChange w:id="410" w:author="David St-Amand" w:date="2023-11-24T04:06:00Z">
          <w:pPr>
            <w:spacing w:after="0" w:line="240" w:lineRule="auto"/>
            <w:ind w:firstLine="720"/>
          </w:pPr>
        </w:pPrChange>
      </w:pPr>
    </w:p>
    <w:p w14:paraId="2154C500" w14:textId="7ADC21A1" w:rsidR="00CC06C6" w:rsidRPr="005A2087" w:rsidDel="00F646CD" w:rsidRDefault="00CC06C6" w:rsidP="00F646CD">
      <w:pPr>
        <w:spacing w:after="0" w:line="240" w:lineRule="auto"/>
        <w:jc w:val="both"/>
        <w:rPr>
          <w:del w:id="411" w:author="David St-Amand" w:date="2023-11-24T04:06:00Z"/>
          <w:rFonts w:ascii="Arial" w:eastAsiaTheme="minorEastAsia" w:hAnsi="Arial" w:cs="Arial"/>
        </w:rPr>
        <w:pPrChange w:id="412" w:author="David St-Amand" w:date="2023-11-24T04:06:00Z">
          <w:pPr>
            <w:spacing w:after="0" w:line="240" w:lineRule="auto"/>
            <w:ind w:firstLine="720"/>
            <w:jc w:val="center"/>
          </w:pPr>
        </w:pPrChange>
      </w:pPr>
      <w:del w:id="413" w:author="David St-Amand" w:date="2023-11-24T04:06:00Z">
        <w:r w:rsidRPr="005A2087" w:rsidDel="00F646CD">
          <w:rPr>
            <w:rFonts w:ascii="Arial" w:eastAsiaTheme="minorEastAsia" w:hAnsi="Arial" w:cs="Arial"/>
            <w:noProof/>
          </w:rPr>
          <w:drawing>
            <wp:inline distT="0" distB="0" distL="0" distR="0" wp14:anchorId="16D48D2B" wp14:editId="6137DD7F">
              <wp:extent cx="2035789" cy="246899"/>
              <wp:effectExtent l="0" t="0" r="3175" b="1270"/>
              <wp:docPr id="15" name="Picture 14">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del>
    </w:p>
    <w:p w14:paraId="6DCFDF53" w14:textId="6A030496" w:rsidR="0063481B" w:rsidRPr="005A2087" w:rsidDel="00F646CD" w:rsidRDefault="0063481B" w:rsidP="00F646CD">
      <w:pPr>
        <w:spacing w:after="0" w:line="240" w:lineRule="auto"/>
        <w:jc w:val="both"/>
        <w:rPr>
          <w:del w:id="414" w:author="David St-Amand" w:date="2023-11-24T04:06:00Z"/>
          <w:rFonts w:ascii="Arial" w:eastAsiaTheme="minorEastAsia" w:hAnsi="Arial" w:cs="Arial"/>
        </w:rPr>
        <w:pPrChange w:id="415" w:author="David St-Amand" w:date="2023-11-24T04:06:00Z">
          <w:pPr>
            <w:spacing w:after="0" w:line="240" w:lineRule="auto"/>
            <w:ind w:firstLine="720"/>
            <w:jc w:val="center"/>
          </w:pPr>
        </w:pPrChange>
      </w:pPr>
    </w:p>
    <w:p w14:paraId="7B4CCB2B" w14:textId="71FAC1BD" w:rsidR="0063481B" w:rsidRPr="005A2087" w:rsidDel="00F646CD" w:rsidRDefault="007832C7" w:rsidP="00F646CD">
      <w:pPr>
        <w:spacing w:after="0" w:line="240" w:lineRule="auto"/>
        <w:jc w:val="both"/>
        <w:rPr>
          <w:del w:id="416" w:author="David St-Amand" w:date="2023-11-24T04:06:00Z"/>
          <w:rFonts w:ascii="Arial" w:hAnsi="Arial" w:cs="Arial"/>
        </w:rPr>
        <w:pPrChange w:id="417" w:author="David St-Amand" w:date="2023-11-24T04:06:00Z">
          <w:pPr>
            <w:spacing w:after="0" w:line="240" w:lineRule="auto"/>
          </w:pPr>
        </w:pPrChange>
      </w:pPr>
      <w:del w:id="418" w:author="David St-Amand" w:date="2023-11-24T04:06:00Z">
        <w:r w:rsidRPr="005A2087" w:rsidDel="00F646CD">
          <w:rPr>
            <w:rFonts w:ascii="Arial" w:hAnsi="Arial" w:cs="Arial"/>
          </w:rPr>
          <w:tab/>
        </w:r>
        <w:r w:rsidR="00CC06C6" w:rsidRPr="005A2087" w:rsidDel="00F646CD">
          <w:rPr>
            <w:rFonts w:ascii="Arial" w:hAnsi="Arial" w:cs="Arial"/>
          </w:rPr>
          <w:delText xml:space="preserve">Where </w:delText>
        </w:r>
        <w:r w:rsidR="0063481B" w:rsidRPr="005A2087" w:rsidDel="00F646CD">
          <w:rPr>
            <w:rFonts w:ascii="Arial" w:hAnsi="Arial" w:cs="Arial"/>
          </w:rPr>
          <w:delText xml:space="preserve">ɑ, b, c and d are vectors </w:delText>
        </w:r>
        <w:r w:rsidR="00993727" w:rsidRPr="005A2087" w:rsidDel="00F646CD">
          <w:rPr>
            <w:rFonts w:ascii="Arial" w:hAnsi="Arial" w:cs="Arial"/>
          </w:rPr>
          <w:delText xml:space="preserve">of length three that represent </w:delText>
        </w:r>
        <w:r w:rsidR="0063481B" w:rsidRPr="005A2087" w:rsidDel="00F646CD">
          <w:rPr>
            <w:rFonts w:ascii="Arial" w:hAnsi="Arial" w:cs="Arial"/>
          </w:rPr>
          <w:delText xml:space="preserve">each of the three color channels. z is the distance from the receptive field center, ɑ is the size of the receptive field center, b is the size of the receptive field surround. </w:delText>
        </w:r>
        <w:r w:rsidR="00D15ADA" w:rsidRPr="005A2087" w:rsidDel="00F646CD">
          <w:rPr>
            <w:rFonts w:ascii="Arial" w:hAnsi="Arial" w:cs="Arial"/>
          </w:rPr>
          <w:delText>d and c</w:delText>
        </w:r>
        <w:r w:rsidR="0063481B" w:rsidRPr="005A2087" w:rsidDel="00F646CD">
          <w:rPr>
            <w:rFonts w:ascii="Arial" w:hAnsi="Arial" w:cs="Arial"/>
          </w:rPr>
          <w:delText xml:space="preserve"> are the relative strength of the center and the surround for each color channel, respectively. To allow these values to converge, d is restrained to have an L2-norm of 1. ɑ and b are both restricted to have positive values, and c is restricted to have values ranging from 0 to 1. </w:delText>
        </w:r>
        <w:r w:rsidR="00D15ADA" w:rsidRPr="005A2087" w:rsidDel="00F646CD">
          <w:rPr>
            <w:rFonts w:ascii="Arial" w:hAnsi="Arial" w:cs="Arial"/>
          </w:rPr>
          <w:delText xml:space="preserve">On top of facilitating training, this parametrization also allows us to directly characterize how each model RGCs integrate L, M and S inputs. </w:delText>
        </w:r>
      </w:del>
    </w:p>
    <w:p w14:paraId="59C81350" w14:textId="2AA895CE" w:rsidR="00C3758D" w:rsidRPr="005A2087" w:rsidDel="00771EDF" w:rsidRDefault="00C3758D" w:rsidP="00F646CD">
      <w:pPr>
        <w:spacing w:after="0" w:line="240" w:lineRule="auto"/>
        <w:jc w:val="both"/>
        <w:rPr>
          <w:del w:id="419" w:author="David St-Amand" w:date="2023-11-24T04:28:00Z"/>
          <w:rFonts w:ascii="Arial" w:hAnsi="Arial" w:cs="Arial"/>
        </w:rPr>
        <w:pPrChange w:id="420" w:author="David St-Amand" w:date="2023-11-24T04:06:00Z">
          <w:pPr>
            <w:spacing w:after="0" w:line="240" w:lineRule="auto"/>
          </w:pPr>
        </w:pPrChange>
      </w:pPr>
      <w:del w:id="421" w:author="David St-Amand" w:date="2023-11-24T04:06:00Z">
        <w:r w:rsidRPr="005A2087" w:rsidDel="00F646CD">
          <w:rPr>
            <w:rFonts w:ascii="Arial" w:hAnsi="Arial" w:cs="Arial"/>
          </w:rPr>
          <w:tab/>
        </w:r>
        <w:r w:rsidR="0013056E" w:rsidRPr="005A2087" w:rsidDel="00F646CD">
          <w:rPr>
            <w:rFonts w:ascii="Arial" w:hAnsi="Arial" w:cs="Arial"/>
          </w:rPr>
          <w:delText>I</w:delText>
        </w:r>
        <w:r w:rsidRPr="005A2087" w:rsidDel="00F646CD">
          <w:rPr>
            <w:rFonts w:ascii="Arial" w:hAnsi="Arial" w:cs="Arial"/>
          </w:rPr>
          <w:delText xml:space="preserve"> will model the fovea versus the periphery by changing the number cone-RGC ratio of the model. The fovea will be modeled by having 3 times more RGCs than cones, while the periphery will be modeled by having the same number of cones and RGCs.</w:delText>
        </w:r>
      </w:del>
      <w:r w:rsidRPr="005A2087">
        <w:rPr>
          <w:rFonts w:ascii="Arial" w:hAnsi="Arial" w:cs="Arial"/>
        </w:rPr>
        <w:t xml:space="preserve"> </w:t>
      </w:r>
    </w:p>
    <w:p w14:paraId="03D7B429" w14:textId="6FE6FBDF" w:rsidR="006E5370" w:rsidRPr="005A2087" w:rsidRDefault="006E5370" w:rsidP="00771EDF">
      <w:pPr>
        <w:spacing w:after="0" w:line="240" w:lineRule="auto"/>
        <w:jc w:val="both"/>
        <w:rPr>
          <w:rFonts w:ascii="Arial" w:hAnsi="Arial" w:cs="Arial"/>
        </w:rPr>
        <w:pPrChange w:id="422" w:author="David St-Amand" w:date="2023-11-24T04:28:00Z">
          <w:pPr>
            <w:spacing w:after="0" w:line="240" w:lineRule="auto"/>
          </w:pPr>
        </w:pPrChange>
      </w:pPr>
    </w:p>
    <w:p w14:paraId="70B3A82D" w14:textId="7DEB2D40" w:rsidR="00CE5A83" w:rsidRPr="005A2087" w:rsidRDefault="002E397E" w:rsidP="00F30D56">
      <w:pPr>
        <w:spacing w:after="0" w:line="240" w:lineRule="auto"/>
        <w:jc w:val="both"/>
        <w:rPr>
          <w:rFonts w:ascii="Arial" w:hAnsi="Arial" w:cs="Arial"/>
          <w:u w:val="single"/>
        </w:rPr>
      </w:pPr>
      <w:r w:rsidRPr="005A2087">
        <w:rPr>
          <w:rFonts w:ascii="Arial" w:hAnsi="Arial" w:cs="Arial"/>
          <w:u w:val="single"/>
        </w:rPr>
        <w:t>Expected outcomes</w:t>
      </w:r>
    </w:p>
    <w:p w14:paraId="727931AF" w14:textId="0FD33CCF" w:rsidR="004D7128" w:rsidRDefault="00731E38" w:rsidP="00F30D56">
      <w:pPr>
        <w:spacing w:after="0" w:line="240" w:lineRule="auto"/>
        <w:jc w:val="both"/>
        <w:rPr>
          <w:ins w:id="423" w:author="David St-Amand" w:date="2023-11-24T04:29:00Z"/>
          <w:rFonts w:ascii="Arial" w:hAnsi="Arial" w:cs="Arial"/>
        </w:rPr>
      </w:pPr>
      <w:r w:rsidRPr="005A2087">
        <w:rPr>
          <w:rFonts w:ascii="Arial" w:hAnsi="Arial" w:cs="Arial"/>
        </w:rPr>
        <w:tab/>
      </w:r>
      <w:r w:rsidR="0013056E" w:rsidRPr="005A2087">
        <w:rPr>
          <w:rFonts w:ascii="Arial" w:hAnsi="Arial" w:cs="Arial"/>
        </w:rPr>
        <w:t>I</w:t>
      </w:r>
      <w:r w:rsidR="00D04E81" w:rsidRPr="005A2087">
        <w:rPr>
          <w:rFonts w:ascii="Arial" w:hAnsi="Arial" w:cs="Arial"/>
        </w:rPr>
        <w:t xml:space="preserve"> expect model RGCs to have three different receptive field types that are analogous to </w:t>
      </w:r>
      <w:r w:rsidR="00873342" w:rsidRPr="005A2087">
        <w:rPr>
          <w:rFonts w:ascii="Arial" w:hAnsi="Arial" w:cs="Arial"/>
        </w:rPr>
        <w:t>parasol, midget and bistratified cells</w:t>
      </w:r>
      <w:r w:rsidR="00D04E81" w:rsidRPr="005A2087">
        <w:rPr>
          <w:rFonts w:ascii="Arial" w:hAnsi="Arial" w:cs="Arial"/>
        </w:rPr>
        <w:t>. Ba</w:t>
      </w:r>
      <w:r w:rsidR="00873342" w:rsidRPr="005A2087">
        <w:rPr>
          <w:rFonts w:ascii="Arial" w:hAnsi="Arial" w:cs="Arial"/>
        </w:rPr>
        <w:t>s</w:t>
      </w:r>
      <w:r w:rsidR="00D04E81" w:rsidRPr="005A2087">
        <w:rPr>
          <w:rFonts w:ascii="Arial" w:hAnsi="Arial" w:cs="Arial"/>
        </w:rPr>
        <w:t>ed on previous research</w: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00873342" w:rsidRPr="005A2087">
        <w:rPr>
          <w:rFonts w:ascii="Arial" w:hAnsi="Arial" w:cs="Arial"/>
        </w:rPr>
        <w:fldChar w:fldCharType="separate"/>
      </w:r>
      <w:r w:rsidR="00471612" w:rsidRPr="00471612">
        <w:rPr>
          <w:rFonts w:ascii="Arial" w:hAnsi="Arial" w:cs="Arial"/>
          <w:noProof/>
          <w:vertAlign w:val="superscript"/>
        </w:rPr>
        <w:t>6, 19, 22</w:t>
      </w:r>
      <w:r w:rsidR="00873342" w:rsidRPr="005A2087">
        <w:rPr>
          <w:rFonts w:ascii="Arial" w:hAnsi="Arial" w:cs="Arial"/>
        </w:rPr>
        <w:fldChar w:fldCharType="end"/>
      </w:r>
      <w:r w:rsidR="00D04E81" w:rsidRPr="005A2087">
        <w:rPr>
          <w:rFonts w:ascii="Arial" w:hAnsi="Arial" w:cs="Arial"/>
        </w:rPr>
        <w:t xml:space="preserve">, each cell type </w:t>
      </w:r>
      <w:r w:rsidR="00FA39CA" w:rsidRPr="005A2087">
        <w:rPr>
          <w:rFonts w:ascii="Arial" w:hAnsi="Arial" w:cs="Arial"/>
        </w:rPr>
        <w:t>should</w:t>
      </w:r>
      <w:r w:rsidR="00D04E81" w:rsidRPr="005A2087">
        <w:rPr>
          <w:rFonts w:ascii="Arial" w:hAnsi="Arial" w:cs="Arial"/>
        </w:rPr>
        <w:t xml:space="preserve"> form a mosaic that tiles the entire visual field.</w:t>
      </w:r>
      <w:r w:rsidR="00873342" w:rsidRPr="005A2087">
        <w:rPr>
          <w:rFonts w:ascii="Arial" w:hAnsi="Arial" w:cs="Arial"/>
        </w:rPr>
        <w:t xml:space="preserve"> </w:t>
      </w:r>
      <w:r w:rsidR="00FA39CA" w:rsidRPr="005A2087">
        <w:rPr>
          <w:rFonts w:ascii="Arial" w:hAnsi="Arial" w:cs="Arial"/>
        </w:rPr>
        <w:t xml:space="preserve">We can categorize which RGC type a model neuron by analyzing the d parameter for L, M and S inputs. </w:t>
      </w:r>
      <w:r w:rsidR="005D30A3" w:rsidRPr="005A2087">
        <w:rPr>
          <w:rFonts w:ascii="Arial" w:hAnsi="Arial" w:cs="Arial"/>
        </w:rPr>
        <w:t>Similar to parasol cells, I expect some neurons will</w:t>
      </w:r>
      <w:r w:rsidR="00FA39CA" w:rsidRPr="005A2087">
        <w:rPr>
          <w:rFonts w:ascii="Arial" w:hAnsi="Arial" w:cs="Arial"/>
        </w:rPr>
        <w:t xml:space="preserve"> have L, M and S inputs that are all positive or all negative, respectively.</w:t>
      </w:r>
      <w:r w:rsidR="005D30A3" w:rsidRPr="005A2087">
        <w:rPr>
          <w:rFonts w:ascii="Arial" w:hAnsi="Arial" w:cs="Arial"/>
        </w:rPr>
        <w:t xml:space="preserve"> I expect another group of neurons to </w:t>
      </w:r>
      <w:r w:rsidR="00C3758D" w:rsidRPr="005A2087">
        <w:rPr>
          <w:rFonts w:ascii="Arial" w:hAnsi="Arial" w:cs="Arial"/>
        </w:rPr>
        <w:t>have positive S cones and negative L and M cones</w:t>
      </w:r>
      <w:r w:rsidR="0035512D" w:rsidRPr="005A2087">
        <w:rPr>
          <w:rFonts w:ascii="Arial" w:hAnsi="Arial" w:cs="Arial"/>
        </w:rPr>
        <w:t>, similarly to bistratified cells</w:t>
      </w:r>
      <w:r w:rsidR="00C3758D" w:rsidRPr="005A2087">
        <w:rPr>
          <w:rFonts w:ascii="Arial" w:hAnsi="Arial" w:cs="Arial"/>
        </w:rPr>
        <w:t>.</w:t>
      </w:r>
      <w:r w:rsidR="0035512D" w:rsidRPr="005A2087">
        <w:rPr>
          <w:rFonts w:ascii="Arial" w:hAnsi="Arial" w:cs="Arial"/>
        </w:rPr>
        <w:t xml:space="preserve"> Finally, there should be another group of neurons that looks similar to midget cells.</w:t>
      </w:r>
      <w:r w:rsidR="00C3758D" w:rsidRPr="005A2087">
        <w:rPr>
          <w:rFonts w:ascii="Arial" w:hAnsi="Arial" w:cs="Arial"/>
        </w:rPr>
        <w:t xml:space="preserve"> </w:t>
      </w:r>
      <w:r w:rsidR="0035512D" w:rsidRPr="005A2087">
        <w:rPr>
          <w:rFonts w:ascii="Arial" w:hAnsi="Arial" w:cs="Arial"/>
        </w:rPr>
        <w:t>With a high RGC-cones ratio (&gt;3)</w:t>
      </w:r>
      <w:r w:rsidR="00C3758D" w:rsidRPr="005A2087">
        <w:rPr>
          <w:rFonts w:ascii="Arial" w:hAnsi="Arial" w:cs="Arial"/>
        </w:rPr>
        <w:t xml:space="preserve">, </w:t>
      </w:r>
      <w:r w:rsidR="0035512D" w:rsidRPr="005A2087">
        <w:rPr>
          <w:rFonts w:ascii="Arial" w:hAnsi="Arial" w:cs="Arial"/>
        </w:rPr>
        <w:t xml:space="preserve">these cells </w:t>
      </w:r>
      <w:r w:rsidR="00FA39CA" w:rsidRPr="005A2087">
        <w:rPr>
          <w:rFonts w:ascii="Arial" w:hAnsi="Arial" w:cs="Arial"/>
        </w:rPr>
        <w:t>should have opponency between L and M cones</w:t>
      </w:r>
      <w:r w:rsidR="0035512D" w:rsidRPr="005A2087">
        <w:rPr>
          <w:rFonts w:ascii="Arial" w:hAnsi="Arial" w:cs="Arial"/>
        </w:rPr>
        <w:t xml:space="preserve">, and </w:t>
      </w:r>
      <w:r w:rsidR="00C3758D" w:rsidRPr="005A2087">
        <w:rPr>
          <w:rFonts w:ascii="Arial" w:hAnsi="Arial" w:cs="Arial"/>
        </w:rPr>
        <w:t xml:space="preserve">sum L and M cones </w:t>
      </w:r>
      <w:r w:rsidR="0035512D" w:rsidRPr="005A2087">
        <w:rPr>
          <w:rFonts w:ascii="Arial" w:hAnsi="Arial" w:cs="Arial"/>
        </w:rPr>
        <w:t xml:space="preserve">with lower RGC-cones ratios (~1). </w:t>
      </w:r>
    </w:p>
    <w:p w14:paraId="1CAF20AE" w14:textId="777D3445" w:rsidR="00CB2BC5" w:rsidRDefault="006F24B8" w:rsidP="00F30D56">
      <w:pPr>
        <w:spacing w:after="0" w:line="240" w:lineRule="auto"/>
        <w:jc w:val="both"/>
        <w:rPr>
          <w:ins w:id="424" w:author="David St-Amand" w:date="2023-11-24T04:29:00Z"/>
          <w:rFonts w:ascii="Arial" w:hAnsi="Arial" w:cs="Arial"/>
        </w:rPr>
      </w:pPr>
      <w:r w:rsidRPr="005A2087">
        <w:rPr>
          <w:rFonts w:ascii="Arial" w:hAnsi="Arial" w:cs="Arial"/>
          <w:noProof/>
        </w:rPr>
        <w:lastRenderedPageBreak/>
        <w:drawing>
          <wp:anchor distT="0" distB="0" distL="114300" distR="114300" simplePos="0" relativeHeight="251663360" behindDoc="0" locked="0" layoutInCell="1" allowOverlap="1" wp14:anchorId="0F22115B" wp14:editId="27E1CF5C">
            <wp:simplePos x="0" y="0"/>
            <wp:positionH relativeFrom="margin">
              <wp:posOffset>3117850</wp:posOffset>
            </wp:positionH>
            <wp:positionV relativeFrom="paragraph">
              <wp:posOffset>19685</wp:posOffset>
            </wp:positionV>
            <wp:extent cx="3454400" cy="3840480"/>
            <wp:effectExtent l="0" t="0" r="0" b="7620"/>
            <wp:wrapSquare wrapText="bothSides"/>
            <wp:docPr id="54626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3664" name="Picture 5462636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4400" cy="3840480"/>
                    </a:xfrm>
                    <a:prstGeom prst="rect">
                      <a:avLst/>
                    </a:prstGeom>
                  </pic:spPr>
                </pic:pic>
              </a:graphicData>
            </a:graphic>
            <wp14:sizeRelH relativeFrom="page">
              <wp14:pctWidth>0</wp14:pctWidth>
            </wp14:sizeRelH>
            <wp14:sizeRelV relativeFrom="page">
              <wp14:pctHeight>0</wp14:pctHeight>
            </wp14:sizeRelV>
          </wp:anchor>
        </w:drawing>
      </w:r>
    </w:p>
    <w:p w14:paraId="44BC0953" w14:textId="770FD2B6" w:rsidR="00CB2BC5" w:rsidRDefault="00CB2BC5" w:rsidP="00F30D56">
      <w:pPr>
        <w:spacing w:after="0" w:line="240" w:lineRule="auto"/>
        <w:jc w:val="both"/>
        <w:rPr>
          <w:ins w:id="425" w:author="David St-Amand" w:date="2023-11-24T04:29:00Z"/>
          <w:rFonts w:ascii="Arial" w:hAnsi="Arial" w:cs="Arial"/>
          <w:u w:val="single"/>
        </w:rPr>
      </w:pPr>
      <w:ins w:id="426" w:author="David St-Amand" w:date="2023-11-24T04:29:00Z">
        <w:r w:rsidRPr="00CB2BC5">
          <w:rPr>
            <w:rFonts w:ascii="Arial" w:hAnsi="Arial" w:cs="Arial"/>
            <w:u w:val="single"/>
            <w:rPrChange w:id="427" w:author="David St-Amand" w:date="2023-11-24T04:29:00Z">
              <w:rPr>
                <w:rFonts w:ascii="Arial" w:hAnsi="Arial" w:cs="Arial"/>
              </w:rPr>
            </w:rPrChange>
          </w:rPr>
          <w:t xml:space="preserve">Alternative </w:t>
        </w:r>
      </w:ins>
      <w:ins w:id="428" w:author="David St-Amand" w:date="2023-11-25T00:34:00Z">
        <w:r w:rsidR="001111E7">
          <w:rPr>
            <w:rFonts w:ascii="Arial" w:hAnsi="Arial" w:cs="Arial"/>
            <w:u w:val="single"/>
          </w:rPr>
          <w:t xml:space="preserve">approaches and </w:t>
        </w:r>
      </w:ins>
      <w:ins w:id="429" w:author="David St-Amand" w:date="2023-11-24T04:29:00Z">
        <w:r w:rsidRPr="00CB2BC5">
          <w:rPr>
            <w:rFonts w:ascii="Arial" w:hAnsi="Arial" w:cs="Arial"/>
            <w:u w:val="single"/>
            <w:rPrChange w:id="430" w:author="David St-Amand" w:date="2023-11-24T04:29:00Z">
              <w:rPr>
                <w:rFonts w:ascii="Arial" w:hAnsi="Arial" w:cs="Arial"/>
              </w:rPr>
            </w:rPrChange>
          </w:rPr>
          <w:t>hypotheses</w:t>
        </w:r>
      </w:ins>
    </w:p>
    <w:p w14:paraId="3606D7F1" w14:textId="767CCA83" w:rsidR="00CB2BC5" w:rsidRPr="00CB2BC5" w:rsidDel="00497766" w:rsidRDefault="006F24B8" w:rsidP="00F30D56">
      <w:pPr>
        <w:spacing w:after="0" w:line="240" w:lineRule="auto"/>
        <w:jc w:val="both"/>
        <w:rPr>
          <w:del w:id="431" w:author="David St-Amand" w:date="2023-11-24T05:48:00Z"/>
          <w:rFonts w:ascii="Arial" w:hAnsi="Arial" w:cs="Arial"/>
        </w:rPr>
      </w:pPr>
      <w:ins w:id="432" w:author="David St-Amand" w:date="2023-11-24T05:35:00Z">
        <w:r>
          <w:rPr>
            <w:rFonts w:ascii="Arial" w:hAnsi="Arial" w:cs="Arial"/>
          </w:rPr>
          <w:tab/>
        </w:r>
      </w:ins>
      <w:ins w:id="433" w:author="David St-Amand" w:date="2023-11-24T05:36:00Z">
        <w:r>
          <w:rPr>
            <w:rFonts w:ascii="Arial" w:hAnsi="Arial" w:cs="Arial"/>
          </w:rPr>
          <w:t xml:space="preserve">Due to the high correlations across color channels, it is possible that </w:t>
        </w:r>
      </w:ins>
      <w:ins w:id="434" w:author="David St-Amand" w:date="2023-11-24T05:37:00Z">
        <w:r>
          <w:rPr>
            <w:rFonts w:ascii="Arial" w:hAnsi="Arial" w:cs="Arial"/>
          </w:rPr>
          <w:t>receptive fields converge on adding different colors</w:t>
        </w:r>
        <w:r w:rsidR="007435E6">
          <w:rPr>
            <w:rFonts w:ascii="Arial" w:hAnsi="Arial" w:cs="Arial"/>
          </w:rPr>
          <w:t xml:space="preserve"> channels</w:t>
        </w:r>
        <w:r>
          <w:rPr>
            <w:rFonts w:ascii="Arial" w:hAnsi="Arial" w:cs="Arial"/>
          </w:rPr>
          <w:t xml:space="preserve"> instead of subtracting them. </w:t>
        </w:r>
        <w:r w:rsidR="007435E6">
          <w:rPr>
            <w:rFonts w:ascii="Arial" w:hAnsi="Arial" w:cs="Arial"/>
          </w:rPr>
          <w:t xml:space="preserve">If that occurs, we will </w:t>
        </w:r>
      </w:ins>
      <w:ins w:id="435" w:author="David St-Amand" w:date="2023-11-24T05:43:00Z">
        <w:r w:rsidR="007435E6">
          <w:rPr>
            <w:rFonts w:ascii="Arial" w:hAnsi="Arial" w:cs="Arial"/>
          </w:rPr>
          <w:t>build a linear version of our model that</w:t>
        </w:r>
      </w:ins>
      <w:ins w:id="436" w:author="David St-Amand" w:date="2023-11-24T05:44:00Z">
        <w:r w:rsidR="007435E6">
          <w:rPr>
            <w:rFonts w:ascii="Arial" w:hAnsi="Arial" w:cs="Arial"/>
          </w:rPr>
          <w:t xml:space="preserve"> is mathematically tractable. We will then compare our results to previous literature that found color-opponency to be efficient</w:t>
        </w:r>
      </w:ins>
      <w:ins w:id="437" w:author="David St-Amand" w:date="2023-11-24T05:45:00Z">
        <w:r w:rsidR="007435E6">
          <w:rPr>
            <w:rFonts w:ascii="Arial" w:hAnsi="Arial" w:cs="Arial"/>
          </w:rPr>
          <w:t xml:space="preserve"> </w:t>
        </w:r>
      </w:ins>
      <w:ins w:id="438" w:author="David St-Amand" w:date="2023-11-24T05:47:00Z">
        <w:r w:rsidR="007435E6">
          <w:rPr>
            <w:rFonts w:ascii="Arial" w:hAnsi="Arial" w:cs="Arial"/>
          </w:rPr>
          <w:t>by making</w:t>
        </w:r>
      </w:ins>
      <w:ins w:id="439" w:author="David St-Amand" w:date="2023-11-24T05:45:00Z">
        <w:r w:rsidR="007435E6">
          <w:rPr>
            <w:rFonts w:ascii="Arial" w:hAnsi="Arial" w:cs="Arial"/>
          </w:rPr>
          <w:t xml:space="preserve"> </w:t>
        </w:r>
      </w:ins>
      <w:ins w:id="440" w:author="David St-Amand" w:date="2023-11-24T05:47:00Z">
        <w:r w:rsidR="007435E6">
          <w:rPr>
            <w:rFonts w:ascii="Arial" w:hAnsi="Arial" w:cs="Arial"/>
          </w:rPr>
          <w:t>assumptions about</w:t>
        </w:r>
      </w:ins>
      <w:ins w:id="441" w:author="David St-Amand" w:date="2023-11-24T05:45:00Z">
        <w:r w:rsidR="007435E6">
          <w:rPr>
            <w:rFonts w:ascii="Arial" w:hAnsi="Arial" w:cs="Arial"/>
          </w:rPr>
          <w:t xml:space="preserve"> the</w:t>
        </w:r>
      </w:ins>
      <w:ins w:id="442" w:author="David St-Amand" w:date="2023-11-24T05:47:00Z">
        <w:r w:rsidR="00497766">
          <w:rPr>
            <w:rFonts w:ascii="Arial" w:hAnsi="Arial" w:cs="Arial"/>
          </w:rPr>
          <w:t xml:space="preserve"> Fourier</w:t>
        </w:r>
      </w:ins>
      <w:ins w:id="443" w:author="David St-Amand" w:date="2023-11-24T05:45:00Z">
        <w:r w:rsidR="007435E6">
          <w:rPr>
            <w:rFonts w:ascii="Arial" w:hAnsi="Arial" w:cs="Arial"/>
          </w:rPr>
          <w:t xml:space="preserve"> structure of chromatic natural images</w:t>
        </w:r>
      </w:ins>
      <w:r w:rsidR="009042A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009042A7">
        <w:rPr>
          <w:rFonts w:ascii="Arial" w:hAnsi="Arial" w:cs="Arial"/>
        </w:rPr>
        <w:fldChar w:fldCharType="separate"/>
      </w:r>
      <w:r w:rsidR="00471612" w:rsidRPr="00471612">
        <w:rPr>
          <w:rFonts w:ascii="Arial" w:hAnsi="Arial" w:cs="Arial"/>
          <w:noProof/>
          <w:vertAlign w:val="superscript"/>
        </w:rPr>
        <w:t>24</w:t>
      </w:r>
      <w:r w:rsidR="009042A7">
        <w:rPr>
          <w:rFonts w:ascii="Arial" w:hAnsi="Arial" w:cs="Arial"/>
        </w:rPr>
        <w:fldChar w:fldCharType="end"/>
      </w:r>
      <w:ins w:id="444" w:author="David St-Amand" w:date="2023-11-24T05:45:00Z">
        <w:r w:rsidR="007435E6">
          <w:rPr>
            <w:rFonts w:ascii="Arial" w:hAnsi="Arial" w:cs="Arial"/>
          </w:rPr>
          <w:t>.</w:t>
        </w:r>
      </w:ins>
      <w:ins w:id="445" w:author="David St-Amand" w:date="2023-11-24T05:46:00Z">
        <w:r w:rsidR="007435E6">
          <w:rPr>
            <w:rFonts w:ascii="Arial" w:hAnsi="Arial" w:cs="Arial"/>
          </w:rPr>
          <w:t xml:space="preserve"> This mathematically tractable model should give us an intuition about what conditions are sufficient </w:t>
        </w:r>
      </w:ins>
      <w:ins w:id="446" w:author="David St-Amand" w:date="2023-11-24T05:47:00Z">
        <w:r w:rsidR="007435E6">
          <w:rPr>
            <w:rFonts w:ascii="Arial" w:hAnsi="Arial" w:cs="Arial"/>
          </w:rPr>
          <w:t>and</w:t>
        </w:r>
      </w:ins>
      <w:ins w:id="447" w:author="David St-Amand" w:date="2023-11-24T05:46:00Z">
        <w:r w:rsidR="007435E6">
          <w:rPr>
            <w:rFonts w:ascii="Arial" w:hAnsi="Arial" w:cs="Arial"/>
          </w:rPr>
          <w:t xml:space="preserve"> necessary for different chromatic receptive fields to be efficient. </w:t>
        </w:r>
      </w:ins>
      <w:ins w:id="448" w:author="David St-Amand" w:date="2023-11-24T05:44:00Z">
        <w:r w:rsidR="007435E6">
          <w:rPr>
            <w:rFonts w:ascii="Arial" w:hAnsi="Arial" w:cs="Arial"/>
          </w:rPr>
          <w:t xml:space="preserve"> </w:t>
        </w:r>
      </w:ins>
    </w:p>
    <w:p w14:paraId="2E7F1855" w14:textId="740824EB" w:rsidR="002E397E" w:rsidRPr="005A2087" w:rsidDel="00497766" w:rsidRDefault="002E397E" w:rsidP="00F30D56">
      <w:pPr>
        <w:spacing w:after="0" w:line="240" w:lineRule="auto"/>
        <w:jc w:val="both"/>
        <w:rPr>
          <w:del w:id="449" w:author="David St-Amand" w:date="2023-11-24T05:47:00Z"/>
          <w:rFonts w:ascii="Arial" w:hAnsi="Arial" w:cs="Arial"/>
          <w:u w:val="single"/>
        </w:rPr>
      </w:pPr>
    </w:p>
    <w:p w14:paraId="42AF088E" w14:textId="77777777" w:rsidR="005A2087" w:rsidRPr="005A2087" w:rsidDel="00497766" w:rsidRDefault="005A2087" w:rsidP="00F30D56">
      <w:pPr>
        <w:spacing w:after="0" w:line="240" w:lineRule="auto"/>
        <w:jc w:val="both"/>
        <w:rPr>
          <w:del w:id="450" w:author="David St-Amand" w:date="2023-11-24T05:47:00Z"/>
          <w:rFonts w:ascii="Arial" w:hAnsi="Arial" w:cs="Arial"/>
          <w:b/>
          <w:bCs/>
        </w:rPr>
      </w:pPr>
    </w:p>
    <w:p w14:paraId="14C40081" w14:textId="77777777" w:rsidR="005A2087" w:rsidRPr="005A2087" w:rsidRDefault="005A2087" w:rsidP="00F30D56">
      <w:pPr>
        <w:spacing w:after="0" w:line="240" w:lineRule="auto"/>
        <w:jc w:val="both"/>
        <w:rPr>
          <w:rFonts w:ascii="Arial" w:hAnsi="Arial" w:cs="Arial"/>
          <w:b/>
          <w:bCs/>
        </w:rPr>
      </w:pPr>
    </w:p>
    <w:p w14:paraId="3A0A152E" w14:textId="77777777" w:rsidR="005A2087" w:rsidRPr="005A2087" w:rsidRDefault="005A2087" w:rsidP="00F30D56">
      <w:pPr>
        <w:spacing w:after="0" w:line="240" w:lineRule="auto"/>
        <w:jc w:val="both"/>
        <w:rPr>
          <w:rFonts w:ascii="Arial" w:hAnsi="Arial" w:cs="Arial"/>
          <w:b/>
          <w:bCs/>
        </w:rPr>
      </w:pPr>
    </w:p>
    <w:p w14:paraId="0B87A197" w14:textId="443BB0EB" w:rsidR="00CE5A83" w:rsidRPr="005A2087" w:rsidRDefault="00CE5A83" w:rsidP="00F30D56">
      <w:pPr>
        <w:spacing w:after="0" w:line="240" w:lineRule="auto"/>
        <w:jc w:val="both"/>
        <w:rPr>
          <w:rFonts w:ascii="Arial" w:hAnsi="Arial" w:cs="Arial"/>
          <w:b/>
          <w:bCs/>
        </w:rPr>
      </w:pPr>
      <w:r w:rsidRPr="005A2087">
        <w:rPr>
          <w:rFonts w:ascii="Arial" w:hAnsi="Arial" w:cs="Arial"/>
          <w:b/>
          <w:bCs/>
        </w:rPr>
        <w:t xml:space="preserve">Aim 2: Expand efficient coding models to explain </w:t>
      </w:r>
      <w:ins w:id="451" w:author="David St-Amand" w:date="2023-11-25T00:36:00Z">
        <w:r w:rsidR="001111E7">
          <w:rPr>
            <w:rFonts w:ascii="Arial" w:hAnsi="Arial" w:cs="Arial"/>
            <w:b/>
            <w:bCs/>
          </w:rPr>
          <w:t>direction</w:t>
        </w:r>
      </w:ins>
      <w:del w:id="452" w:author="David St-Amand" w:date="2023-11-25T00:36:00Z">
        <w:r w:rsidRPr="005A2087" w:rsidDel="001111E7">
          <w:rPr>
            <w:rFonts w:ascii="Arial" w:hAnsi="Arial" w:cs="Arial"/>
            <w:b/>
            <w:bCs/>
          </w:rPr>
          <w:delText>motion</w:delText>
        </w:r>
      </w:del>
      <w:r w:rsidRPr="005A2087">
        <w:rPr>
          <w:rFonts w:ascii="Arial" w:hAnsi="Arial" w:cs="Arial"/>
          <w:b/>
          <w:bCs/>
        </w:rPr>
        <w:t>-selectivity in RGCs</w:t>
      </w:r>
    </w:p>
    <w:p w14:paraId="444C1273" w14:textId="77777777" w:rsidR="00D51DF2" w:rsidRPr="005A2087" w:rsidRDefault="00D51DF2" w:rsidP="00F30D56">
      <w:pPr>
        <w:spacing w:after="0" w:line="240" w:lineRule="auto"/>
        <w:jc w:val="both"/>
        <w:rPr>
          <w:rFonts w:ascii="Arial" w:hAnsi="Arial" w:cs="Arial"/>
          <w:b/>
          <w:bCs/>
        </w:rPr>
      </w:pPr>
    </w:p>
    <w:p w14:paraId="253F6A89" w14:textId="6E793B0D" w:rsidR="00D51DF2" w:rsidRPr="005A2087" w:rsidRDefault="00D51DF2" w:rsidP="00F30D56">
      <w:pPr>
        <w:spacing w:after="0" w:line="240" w:lineRule="auto"/>
        <w:jc w:val="both"/>
        <w:rPr>
          <w:rFonts w:ascii="Arial" w:hAnsi="Arial" w:cs="Arial"/>
          <w:u w:val="single"/>
        </w:rPr>
      </w:pPr>
      <w:r w:rsidRPr="005A2087">
        <w:rPr>
          <w:rFonts w:ascii="Arial" w:hAnsi="Arial" w:cs="Arial"/>
          <w:u w:val="single"/>
        </w:rPr>
        <w:t>Background and rationale</w:t>
      </w:r>
    </w:p>
    <w:p w14:paraId="4D99698F" w14:textId="3715AFB1" w:rsidR="00757126" w:rsidRDefault="00CE5A83" w:rsidP="00BF09E7">
      <w:pPr>
        <w:spacing w:after="0" w:line="240" w:lineRule="auto"/>
        <w:ind w:firstLine="720"/>
        <w:jc w:val="both"/>
        <w:rPr>
          <w:ins w:id="453" w:author="David St-Amand" w:date="2023-11-24T22:16:00Z"/>
          <w:rFonts w:ascii="Arial" w:hAnsi="Arial" w:cs="Arial"/>
        </w:rPr>
      </w:pPr>
      <w:r w:rsidRPr="005A2087">
        <w:rPr>
          <w:rFonts w:ascii="Arial" w:hAnsi="Arial" w:cs="Arial"/>
        </w:rPr>
        <w:t>Both the world and ourselves are constantly in movement, which makes motion an important aspect of visual scenes.</w:t>
      </w:r>
      <w:ins w:id="454" w:author="David St-Amand" w:date="2023-11-24T20:47:00Z">
        <w:r w:rsidR="00FE51C1">
          <w:rPr>
            <w:rFonts w:ascii="Arial" w:hAnsi="Arial" w:cs="Arial"/>
          </w:rPr>
          <w:t xml:space="preserve"> Consistent with this idea, </w:t>
        </w:r>
      </w:ins>
      <w:del w:id="455" w:author="David St-Amand" w:date="2023-11-24T20:47:00Z">
        <w:r w:rsidRPr="005A2087" w:rsidDel="00FE51C1">
          <w:rPr>
            <w:rFonts w:ascii="Arial" w:hAnsi="Arial" w:cs="Arial"/>
          </w:rPr>
          <w:delText xml:space="preserve"> </w:delText>
        </w:r>
      </w:del>
      <w:ins w:id="456" w:author="David St-Amand" w:date="2023-11-24T20:29:00Z">
        <w:r w:rsidR="004A0D47">
          <w:rPr>
            <w:rFonts w:ascii="Arial" w:hAnsi="Arial" w:cs="Arial"/>
          </w:rPr>
          <w:t>RGC</w:t>
        </w:r>
      </w:ins>
      <w:ins w:id="457" w:author="David St-Amand" w:date="2023-11-24T20:30:00Z">
        <w:r w:rsidR="004A0D47">
          <w:rPr>
            <w:rFonts w:ascii="Arial" w:hAnsi="Arial" w:cs="Arial"/>
          </w:rPr>
          <w:t>s respond strongly to moving stimuli.</w:t>
        </w:r>
      </w:ins>
      <w:ins w:id="458" w:author="David St-Amand" w:date="2023-11-24T20:47:00Z">
        <w:r w:rsidR="00FE51C1">
          <w:rPr>
            <w:rFonts w:ascii="Arial" w:hAnsi="Arial" w:cs="Arial"/>
          </w:rPr>
          <w:t xml:space="preserve"> </w:t>
        </w:r>
      </w:ins>
      <w:ins w:id="459" w:author="David St-Amand" w:date="2023-11-24T20:31:00Z">
        <w:r w:rsidR="004A0D47">
          <w:rPr>
            <w:rFonts w:ascii="Arial" w:hAnsi="Arial" w:cs="Arial"/>
          </w:rPr>
          <w:t>These res</w:t>
        </w:r>
      </w:ins>
      <w:ins w:id="460" w:author="David St-Amand" w:date="2023-11-24T20:32:00Z">
        <w:r w:rsidR="004A0D47">
          <w:rPr>
            <w:rFonts w:ascii="Arial" w:hAnsi="Arial" w:cs="Arial"/>
          </w:rPr>
          <w:t>ponses</w:t>
        </w:r>
      </w:ins>
      <w:ins w:id="461" w:author="David St-Amand" w:date="2023-11-24T20:47:00Z">
        <w:r w:rsidR="00FE51C1">
          <w:rPr>
            <w:rFonts w:ascii="Arial" w:hAnsi="Arial" w:cs="Arial"/>
          </w:rPr>
          <w:t xml:space="preserve"> vary</w:t>
        </w:r>
      </w:ins>
      <w:ins w:id="462" w:author="David St-Amand" w:date="2023-11-24T20:45:00Z">
        <w:r w:rsidR="00FE51C1">
          <w:rPr>
            <w:rFonts w:ascii="Arial" w:hAnsi="Arial" w:cs="Arial"/>
          </w:rPr>
          <w:t xml:space="preserve"> as a function of the orientation of </w:t>
        </w:r>
      </w:ins>
      <w:ins w:id="463" w:author="David St-Amand" w:date="2023-11-24T20:48:00Z">
        <w:r w:rsidR="00FE51C1">
          <w:rPr>
            <w:rFonts w:ascii="Arial" w:hAnsi="Arial" w:cs="Arial"/>
          </w:rPr>
          <w:t>motion</w:t>
        </w:r>
      </w:ins>
      <w:ins w:id="464" w:author="David St-Amand" w:date="2023-11-24T20:47:00Z">
        <w:r w:rsidR="00FE51C1">
          <w:rPr>
            <w:rFonts w:ascii="Arial" w:hAnsi="Arial" w:cs="Arial"/>
          </w:rPr>
          <w:t>,</w:t>
        </w:r>
      </w:ins>
      <w:ins w:id="465" w:author="David St-Amand" w:date="2023-11-24T20:49:00Z">
        <w:r w:rsidR="00FE51C1">
          <w:rPr>
            <w:rFonts w:ascii="Arial" w:hAnsi="Arial" w:cs="Arial"/>
          </w:rPr>
          <w:t xml:space="preserve"> and the optimal orientation is usually either pointing towards the fovea or perpendicular to it. </w:t>
        </w:r>
      </w:ins>
      <w:ins w:id="466" w:author="David St-Amand" w:date="2023-11-24T20:50:00Z">
        <w:r w:rsidR="00FE51C1">
          <w:rPr>
            <w:rFonts w:ascii="Arial" w:hAnsi="Arial" w:cs="Arial"/>
          </w:rPr>
          <w:t>This orientation-bias is present in both midget and parasol cells</w:t>
        </w:r>
      </w:ins>
      <w:r w:rsidR="00BF09E7">
        <w:rPr>
          <w:rFonts w:ascii="Arial" w:hAnsi="Arial" w:cs="Arial"/>
        </w:rPr>
        <w:fldChar w:fldCharType="begin"/>
      </w:r>
      <w:r w:rsidR="00471612">
        <w:rPr>
          <w:rFonts w:ascii="Arial" w:hAnsi="Arial" w:cs="Arial"/>
        </w:rPr>
        <w:instrText xml:space="preserve"> ADDIN EN.CITE &lt;EndNote&gt;&lt;Cite&gt;&lt;Author&gt;Antinucci&lt;/Author&gt;&lt;Year&gt;2018&lt;/Year&gt;&lt;RecNum&gt;54&lt;/RecNum&gt;&lt;DisplayText&gt;&lt;style face="superscript"&gt;30&lt;/style&gt;&lt;/DisplayText&gt;&lt;record&gt;&lt;rec-number&gt;54&lt;/rec-number&gt;&lt;foreign-keys&gt;&lt;key app="EN" db-id="5wd52x90lterdlefr95xtvpjftes5w9fpzwx" timestamp="1700878265"&gt;54&lt;/key&gt;&lt;/foreign-keys&gt;&lt;ref-type name="Journal Article"&gt;17&lt;/ref-type&gt;&lt;contributors&gt;&lt;authors&gt;&lt;author&gt;Antinucci, Paride&lt;/author&gt;&lt;author&gt;Hindges, Robert&lt;/author&gt;&lt;/authors&gt;&lt;/contributors&gt;&lt;titles&gt;&lt;title&gt;Orientation-selective retinal circuits in vertebrates&lt;/title&gt;&lt;secondary-title&gt;Frontiers in neural circuits&lt;/secondary-title&gt;&lt;/titles&gt;&lt;periodical&gt;&lt;full-title&gt;Frontiers in neural circuits&lt;/full-title&gt;&lt;/periodical&gt;&lt;pages&gt;11&lt;/pages&gt;&lt;volume&gt;12&lt;/volume&gt;&lt;dates&gt;&lt;year&gt;2018&lt;/year&gt;&lt;/dates&gt;&lt;isbn&gt;1662-5110&lt;/isbn&gt;&lt;urls&gt;&lt;/urls&gt;&lt;/record&gt;&lt;/Cite&gt;&lt;/EndNote&gt;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30</w:t>
      </w:r>
      <w:r w:rsidR="00BF09E7">
        <w:rPr>
          <w:rFonts w:ascii="Arial" w:hAnsi="Arial" w:cs="Arial"/>
        </w:rPr>
        <w:fldChar w:fldCharType="end"/>
      </w:r>
      <w:ins w:id="467" w:author="David St-Amand" w:date="2023-11-24T20:50:00Z">
        <w:r w:rsidR="00FE51C1">
          <w:rPr>
            <w:rFonts w:ascii="Arial" w:hAnsi="Arial" w:cs="Arial"/>
          </w:rPr>
          <w:t xml:space="preserve">. </w:t>
        </w:r>
      </w:ins>
      <w:ins w:id="468" w:author="David St-Amand" w:date="2023-11-24T20:49:00Z">
        <w:r w:rsidR="00FE51C1">
          <w:rPr>
            <w:rFonts w:ascii="Arial" w:hAnsi="Arial" w:cs="Arial"/>
          </w:rPr>
          <w:t xml:space="preserve">However, these neurons </w:t>
        </w:r>
      </w:ins>
      <w:ins w:id="469" w:author="David St-Amand" w:date="2023-11-24T20:51:00Z">
        <w:r w:rsidR="00FE51C1">
          <w:rPr>
            <w:rFonts w:ascii="Arial" w:hAnsi="Arial" w:cs="Arial"/>
          </w:rPr>
          <w:t>can’t individually discriminate the direction of motion: Their responses would be similar if</w:t>
        </w:r>
      </w:ins>
      <w:ins w:id="470" w:author="David St-Amand" w:date="2023-11-24T20:52:00Z">
        <w:r w:rsidR="00FE51C1">
          <w:rPr>
            <w:rFonts w:ascii="Arial" w:hAnsi="Arial" w:cs="Arial"/>
          </w:rPr>
          <w:t xml:space="preserve"> an object is moving left-to-right than right-to-left. Only a subset (</w:t>
        </w:r>
      </w:ins>
      <w:ins w:id="471" w:author="David St-Amand" w:date="2023-11-24T21:14:00Z">
        <w:r w:rsidR="00BF09E7">
          <w:rPr>
            <w:rFonts w:ascii="Arial" w:hAnsi="Arial" w:cs="Arial"/>
          </w:rPr>
          <w:t>~12</w:t>
        </w:r>
      </w:ins>
      <w:ins w:id="472" w:author="David St-Amand" w:date="2023-11-24T20:52:00Z">
        <w:r w:rsidR="00FE51C1">
          <w:rPr>
            <w:rFonts w:ascii="Arial" w:hAnsi="Arial" w:cs="Arial"/>
          </w:rPr>
          <w:t>%) of neurons are direction-selectiv</w:t>
        </w:r>
      </w:ins>
      <w:ins w:id="473" w:author="David St-Amand" w:date="2023-11-24T21:14:00Z">
        <w:r w:rsidR="00BF09E7">
          <w:rPr>
            <w:rFonts w:ascii="Arial" w:hAnsi="Arial" w:cs="Arial"/>
          </w:rPr>
          <w:t>e</w:t>
        </w:r>
      </w:ins>
      <w:r w:rsidR="00BF09E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17</w:t>
      </w:r>
      <w:r w:rsidR="00BF09E7">
        <w:rPr>
          <w:rFonts w:ascii="Arial" w:hAnsi="Arial" w:cs="Arial"/>
        </w:rPr>
        <w:fldChar w:fldCharType="end"/>
      </w:r>
      <w:del w:id="474" w:author="David St-Amand" w:date="2023-11-24T21:14:00Z">
        <w:r w:rsidR="00BF09E7" w:rsidDel="00BF09E7">
          <w:rPr>
            <w:rFonts w:ascii="Arial" w:hAnsi="Arial" w:cs="Arial"/>
          </w:rPr>
          <w:fldChar w:fldCharType="begin"/>
        </w:r>
        <w:r w:rsidR="00BF09E7" w:rsidDel="00BF09E7">
          <w:rPr>
            <w:rFonts w:ascii="Arial" w:hAnsi="Arial" w:cs="Arial"/>
          </w:rPr>
          <w:delInstrText xml:space="preserve"> ADDIN EN.CITE &lt;EndNote&gt;&lt;Cite&gt;&lt;Author&gt;Vaney&lt;/Author&gt;&lt;Year&gt;2001&lt;/Year&gt;&lt;RecNum&gt;55&lt;/RecNum&gt;&lt;DisplayText&gt;&lt;style face="superscript"&gt;32&lt;/style&gt;&lt;/DisplayText&gt;&lt;record&gt;&lt;rec-number&gt;55&lt;/rec-number&gt;&lt;foreign-keys&gt;&lt;key app="EN" db-id="5wd52x90lterdlefr95xtvpjftes5w9fpzwx" timestamp="1700878391"&gt;55&lt;/key&gt;&lt;/foreign-keys&gt;&lt;ref-type name="Journal Article"&gt;17&lt;/ref-type&gt;&lt;contributors&gt;&lt;authors&gt;&lt;author&gt;Vaney, David I&lt;/author&gt;&lt;author&gt;He, Shigang&lt;/author&gt;&lt;author&gt;Taylor, W Rowland&lt;/author&gt;&lt;author&gt;Levick, William R&lt;/author&gt;&lt;/authors&gt;&lt;/contributors&gt;&lt;titles&gt;&lt;title&gt;Direction-selective ganglion cells in the retina&lt;/title&gt;&lt;secondary-title&gt;Motion vision: computational, neural, and ecological constraints&lt;/secondary-title&gt;&lt;/titles&gt;&lt;periodical&gt;&lt;full-title&gt;Motion vision: computational, neural, and ecological constraints&lt;/full-title&gt;&lt;/periodical&gt;&lt;pages&gt;14-57&lt;/pages&gt;&lt;dates&gt;&lt;year&gt;2001&lt;/year&gt;&lt;/dates&gt;&lt;isbn&gt;3642629792&lt;/isbn&gt;&lt;urls&gt;&lt;/urls&gt;&lt;/record&gt;&lt;/Cite&gt;&lt;/EndNote&gt;</w:delInstrText>
        </w:r>
        <w:r w:rsidR="00BF09E7" w:rsidDel="00BF09E7">
          <w:rPr>
            <w:rFonts w:ascii="Arial" w:hAnsi="Arial" w:cs="Arial"/>
          </w:rPr>
          <w:fldChar w:fldCharType="separate"/>
        </w:r>
        <w:r w:rsidR="00BF09E7" w:rsidRPr="00BF09E7" w:rsidDel="00BF09E7">
          <w:rPr>
            <w:rFonts w:ascii="Arial" w:hAnsi="Arial" w:cs="Arial"/>
            <w:noProof/>
            <w:vertAlign w:val="superscript"/>
          </w:rPr>
          <w:delText>32</w:delText>
        </w:r>
        <w:r w:rsidR="00BF09E7" w:rsidDel="00BF09E7">
          <w:rPr>
            <w:rFonts w:ascii="Arial" w:hAnsi="Arial" w:cs="Arial"/>
          </w:rPr>
          <w:fldChar w:fldCharType="end"/>
        </w:r>
      </w:del>
      <w:ins w:id="475" w:author="David St-Amand" w:date="2023-11-24T21:06:00Z">
        <w:r w:rsidR="00BF09E7">
          <w:rPr>
            <w:rFonts w:ascii="Arial" w:hAnsi="Arial" w:cs="Arial"/>
          </w:rPr>
          <w:t xml:space="preserve">. These Direction-Selective Ganglion Cells (DSGCs) are divided into two main </w:t>
        </w:r>
      </w:ins>
      <w:ins w:id="476" w:author="David St-Amand" w:date="2023-11-24T21:07:00Z">
        <w:r w:rsidR="00BF09E7">
          <w:rPr>
            <w:rFonts w:ascii="Arial" w:hAnsi="Arial" w:cs="Arial"/>
          </w:rPr>
          <w:t>types: ON-OFF DSGCs and ON DSGCs.  O</w:t>
        </w:r>
      </w:ins>
      <w:ins w:id="477" w:author="David St-Amand" w:date="2023-11-24T21:08:00Z">
        <w:r w:rsidR="00BF09E7">
          <w:rPr>
            <w:rFonts w:ascii="Arial" w:hAnsi="Arial" w:cs="Arial"/>
          </w:rPr>
          <w:t xml:space="preserve">N-OFF DSGCs are divided into four subtypes that </w:t>
        </w:r>
      </w:ins>
      <w:ins w:id="478" w:author="David St-Amand" w:date="2023-11-24T21:09:00Z">
        <w:r w:rsidR="00BF09E7">
          <w:rPr>
            <w:rFonts w:ascii="Arial" w:hAnsi="Arial" w:cs="Arial"/>
          </w:rPr>
          <w:t>encode each of the four cardinal directions (</w:t>
        </w:r>
      </w:ins>
      <w:ins w:id="479" w:author="David St-Amand" w:date="2023-11-24T21:18:00Z">
        <w:r w:rsidR="005C4523">
          <w:rPr>
            <w:rFonts w:ascii="Arial" w:hAnsi="Arial" w:cs="Arial"/>
          </w:rPr>
          <w:t>anterior, posterior, superior and inferior)</w:t>
        </w:r>
      </w:ins>
      <w:ins w:id="480" w:author="David St-Amand" w:date="2023-11-24T21:09:00Z">
        <w:r w:rsidR="00BF09E7" w:rsidRPr="005A2087">
          <w:rPr>
            <w:rFonts w:ascii="Arial" w:hAnsi="Arial" w:cs="Arial"/>
          </w:rPr>
          <w:fldChar w:fldCharType="begin"/>
        </w:r>
      </w:ins>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ins w:id="481" w:author="David St-Amand" w:date="2023-11-24T21:09:00Z">
        <w:r w:rsidR="00BF09E7" w:rsidRPr="005A2087">
          <w:rPr>
            <w:rFonts w:ascii="Arial" w:hAnsi="Arial" w:cs="Arial"/>
          </w:rPr>
          <w:fldChar w:fldCharType="separate"/>
        </w:r>
      </w:ins>
      <w:r w:rsidR="00471612" w:rsidRPr="00471612">
        <w:rPr>
          <w:rFonts w:ascii="Arial" w:hAnsi="Arial" w:cs="Arial"/>
          <w:noProof/>
          <w:vertAlign w:val="superscript"/>
        </w:rPr>
        <w:t>17</w:t>
      </w:r>
      <w:ins w:id="482" w:author="David St-Amand" w:date="2023-11-24T21:09:00Z">
        <w:r w:rsidR="00BF09E7" w:rsidRPr="005A2087">
          <w:rPr>
            <w:rFonts w:ascii="Arial" w:hAnsi="Arial" w:cs="Arial"/>
          </w:rPr>
          <w:fldChar w:fldCharType="end"/>
        </w:r>
        <w:r w:rsidR="00BF09E7">
          <w:rPr>
            <w:rFonts w:ascii="Arial" w:hAnsi="Arial" w:cs="Arial"/>
          </w:rPr>
          <w:t>.</w:t>
        </w:r>
      </w:ins>
      <w:del w:id="483" w:author="David St-Amand" w:date="2023-11-24T21:28:00Z">
        <w:r w:rsidR="00751293" w:rsidDel="00751293">
          <w:rPr>
            <w:rFonts w:ascii="Arial" w:hAnsi="Arial" w:cs="Arial"/>
          </w:rPr>
          <w:fldChar w:fldCharType="begin"/>
        </w:r>
        <w:r w:rsidR="00751293" w:rsidDel="00751293">
          <w:rPr>
            <w:rFonts w:ascii="Arial" w:hAnsi="Arial" w:cs="Arial"/>
          </w:rPr>
          <w:delInstrText xml:space="preserve"> ADDIN EN.CITE &lt;EndNote&gt;&lt;Cite&gt;&lt;Author&gt;Barlow&lt;/Author&gt;&lt;Year&gt;1965&lt;/Year&gt;&lt;RecNum&gt;58&lt;/RecNum&gt;&lt;DisplayText&gt;&lt;style face="superscript"&gt;32&lt;/style&gt;&lt;/DisplayText&gt;&lt;record&gt;&lt;rec-number&gt;58&lt;/rec-number&gt;&lt;foreign-keys&gt;&lt;key app="EN" db-id="5wd52x90lterdlefr95xtvpjftes5w9fpzwx" timestamp="1700879218"&gt;58&lt;/key&gt;&lt;/foreign-keys&gt;&lt;ref-type name="Journal Article"&gt;17&lt;/ref-type&gt;&lt;contributors&gt;&lt;authors&gt;&lt;author&gt;Barlow, HB&lt;/author&gt;&lt;author&gt;Levick, William R&lt;/author&gt;&lt;/authors&gt;&lt;/contributors&gt;&lt;titles&gt;&lt;title&gt;The mechanism of directionally selective units in rabbit&amp;apos;s retina&lt;/title&gt;&lt;secondary-title&gt;The Journal of physiology&lt;/secondary-title&gt;&lt;/titles&gt;&lt;periodical&gt;&lt;full-title&gt;The Journal of Physiology&lt;/full-title&gt;&lt;/periodical&gt;&lt;pages&gt;477&lt;/pages&gt;&lt;volume&gt;178&lt;/volume&gt;&lt;number&gt;3&lt;/number&gt;&lt;dates&gt;&lt;year&gt;1965&lt;/year&gt;&lt;/dates&gt;&lt;urls&gt;&lt;/urls&gt;&lt;/record&gt;&lt;/Cite&gt;&lt;/EndNote&gt;</w:delInstrText>
        </w:r>
        <w:r w:rsidR="00751293" w:rsidDel="00751293">
          <w:rPr>
            <w:rFonts w:ascii="Arial" w:hAnsi="Arial" w:cs="Arial"/>
          </w:rPr>
          <w:fldChar w:fldCharType="separate"/>
        </w:r>
        <w:r w:rsidR="00751293" w:rsidRPr="00751293" w:rsidDel="00751293">
          <w:rPr>
            <w:rFonts w:ascii="Arial" w:hAnsi="Arial" w:cs="Arial"/>
            <w:noProof/>
            <w:vertAlign w:val="superscript"/>
          </w:rPr>
          <w:delText>32</w:delText>
        </w:r>
        <w:r w:rsidR="00751293" w:rsidDel="00751293">
          <w:rPr>
            <w:rFonts w:ascii="Arial" w:hAnsi="Arial" w:cs="Arial"/>
          </w:rPr>
          <w:fldChar w:fldCharType="end"/>
        </w:r>
        <w:r w:rsidR="00751293" w:rsidDel="00751293">
          <w:rPr>
            <w:rFonts w:ascii="Arial" w:hAnsi="Arial" w:cs="Arial"/>
          </w:rPr>
          <w:fldChar w:fldCharType="begin"/>
        </w:r>
        <w:r w:rsidR="00751293" w:rsidDel="00751293">
          <w:rPr>
            <w:rFonts w:ascii="Arial" w:hAnsi="Arial" w:cs="Arial"/>
          </w:rPr>
          <w:delInstrText xml:space="preserve"> ADDIN EN.CITE &lt;EndNote&gt;&lt;Cite&gt;&lt;Author&gt;Vaney&lt;/Author&gt;&lt;Year&gt;2012&lt;/Year&gt;&lt;RecNum&gt;27&lt;/RecNum&gt;&lt;DisplayText&gt;&lt;style face="superscript"&gt;18&lt;/style&gt;&lt;/DisplayText&gt;&lt;record&gt;&lt;rec-number&gt;27&lt;/rec-number&gt;&lt;foreign-keys&gt;&lt;key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delInstrText>
        </w:r>
        <w:r w:rsidR="00751293" w:rsidDel="00751293">
          <w:rPr>
            <w:rFonts w:ascii="Arial" w:hAnsi="Arial" w:cs="Arial"/>
          </w:rPr>
          <w:fldChar w:fldCharType="separate"/>
        </w:r>
        <w:r w:rsidR="00751293" w:rsidRPr="00751293" w:rsidDel="00751293">
          <w:rPr>
            <w:rFonts w:ascii="Arial" w:hAnsi="Arial" w:cs="Arial"/>
            <w:noProof/>
            <w:vertAlign w:val="superscript"/>
          </w:rPr>
          <w:delText>18</w:delText>
        </w:r>
        <w:r w:rsidR="00751293" w:rsidDel="00751293">
          <w:rPr>
            <w:rFonts w:ascii="Arial" w:hAnsi="Arial" w:cs="Arial"/>
          </w:rPr>
          <w:fldChar w:fldCharType="end"/>
        </w:r>
        <w:r w:rsidR="000A40AD" w:rsidDel="00751293">
          <w:rPr>
            <w:rFonts w:ascii="Arial" w:hAnsi="Arial" w:cs="Arial"/>
          </w:rPr>
          <w:fldChar w:fldCharType="begin"/>
        </w:r>
        <w:r w:rsidR="00751293" w:rsidDel="00751293">
          <w:rPr>
            <w:rFonts w:ascii="Arial" w:hAnsi="Arial" w:cs="Arial"/>
          </w:rPr>
          <w:delInstrText xml:space="preserve"> ADDIN EN.CITE &lt;EndNote&gt;&lt;Cite&gt;&lt;Author&gt;Kim&lt;/Author&gt;&lt;Year&gt;2022&lt;/Year&gt;&lt;RecNum&gt;57&lt;/RecNum&gt;&lt;DisplayText&gt;&lt;style face="superscript"&gt;33&lt;/style&gt;&lt;/DisplayText&gt;&lt;record&gt;&lt;rec-number&gt;57&lt;/rec-number&gt;&lt;foreign-keys&gt;&lt;key app="EN" db-id="5wd52x90lterdlefr95xtvpjftes5w9fpzwx" timestamp="1700879062"&gt;57&lt;/key&gt;&lt;/foreign-keys&gt;&lt;ref-type name="Journal Article"&gt;17&lt;/ref-type&gt;&lt;contributors&gt;&lt;authors&gt;&lt;author&gt;Kim, Yeon Jin&lt;/author&gt;&lt;author&gt;Peterson, Beth B&lt;/author&gt;&lt;author&gt;Crook, Joanna D&lt;/author&gt;&lt;author&gt;Joo, Hannah R&lt;/author&gt;&lt;author&gt;Wu, Jiajia&lt;/author&gt;&lt;author&gt;Puller, Christian&lt;/author&gt;&lt;author&gt;Robinson, Farrel R&lt;/author&gt;&lt;author&gt;Gamlin, Paul D&lt;/author&gt;&lt;author&gt;Yau, King-Wai&lt;/author&gt;&lt;author&gt;Viana, Felix&lt;/author&gt;&lt;/authors&gt;&lt;/contributors&gt;&lt;titles&gt;&lt;title&gt;Origins of direction selectivity in the primate retina&lt;/title&gt;&lt;secondary-title&gt;Nature communications&lt;/secondary-title&gt;&lt;/titles&gt;&lt;periodical&gt;&lt;full-title&gt;Nature communications&lt;/full-title&gt;&lt;/periodical&gt;&lt;pages&gt;2862&lt;/pages&gt;&lt;volume&gt;13&lt;/volume&gt;&lt;number&gt;1&lt;/number&gt;&lt;dates&gt;&lt;year&gt;2022&lt;/year&gt;&lt;/dates&gt;&lt;isbn&gt;2041-1723&lt;/isbn&gt;&lt;urls&gt;&lt;/urls&gt;&lt;/record&gt;&lt;/Cite&gt;&lt;/EndNote&gt;</w:delInstrText>
        </w:r>
        <w:r w:rsidR="000A40AD" w:rsidDel="00751293">
          <w:rPr>
            <w:rFonts w:ascii="Arial" w:hAnsi="Arial" w:cs="Arial"/>
          </w:rPr>
          <w:fldChar w:fldCharType="separate"/>
        </w:r>
        <w:r w:rsidR="00751293" w:rsidRPr="00751293" w:rsidDel="00751293">
          <w:rPr>
            <w:rFonts w:ascii="Arial" w:hAnsi="Arial" w:cs="Arial"/>
            <w:noProof/>
            <w:vertAlign w:val="superscript"/>
          </w:rPr>
          <w:delText>33</w:delText>
        </w:r>
        <w:r w:rsidR="000A40AD" w:rsidDel="00751293">
          <w:rPr>
            <w:rFonts w:ascii="Arial" w:hAnsi="Arial" w:cs="Arial"/>
          </w:rPr>
          <w:fldChar w:fldCharType="end"/>
        </w:r>
      </w:del>
      <w:ins w:id="484" w:author="David St-Amand" w:date="2023-11-24T21:28:00Z">
        <w:r w:rsidR="00751293">
          <w:rPr>
            <w:rFonts w:ascii="Arial" w:hAnsi="Arial" w:cs="Arial"/>
          </w:rPr>
          <w:t xml:space="preserve"> </w:t>
        </w:r>
      </w:ins>
      <w:ins w:id="485" w:author="David St-Amand" w:date="2023-11-24T21:19:00Z">
        <w:r w:rsidR="005C4523">
          <w:rPr>
            <w:rFonts w:ascii="Arial" w:hAnsi="Arial" w:cs="Arial"/>
          </w:rPr>
          <w:t>ON-OFF DSGCs respo</w:t>
        </w:r>
      </w:ins>
      <w:ins w:id="486" w:author="David St-Amand" w:date="2023-11-24T21:20:00Z">
        <w:r w:rsidR="005C4523">
          <w:rPr>
            <w:rFonts w:ascii="Arial" w:hAnsi="Arial" w:cs="Arial"/>
          </w:rPr>
          <w:t xml:space="preserve">nd to the onset of both ON and OFF stimuli, </w:t>
        </w:r>
        <w:r w:rsidR="00826C34">
          <w:rPr>
            <w:rFonts w:ascii="Arial" w:hAnsi="Arial" w:cs="Arial"/>
          </w:rPr>
          <w:t xml:space="preserve">a property </w:t>
        </w:r>
        <w:r w:rsidR="005C4523">
          <w:rPr>
            <w:rFonts w:ascii="Arial" w:hAnsi="Arial" w:cs="Arial"/>
          </w:rPr>
          <w:t xml:space="preserve">similar to complex cells in </w:t>
        </w:r>
        <w:r w:rsidR="00CF27FE">
          <w:rPr>
            <w:rFonts w:ascii="Arial" w:hAnsi="Arial" w:cs="Arial"/>
          </w:rPr>
          <w:t>the primary visual cortex</w:t>
        </w:r>
      </w:ins>
      <w:r w:rsidR="000A40AD">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sidR="000A40AD">
        <w:rPr>
          <w:rFonts w:ascii="Arial" w:hAnsi="Arial" w:cs="Arial"/>
        </w:rPr>
        <w:fldChar w:fldCharType="separate"/>
      </w:r>
      <w:r w:rsidR="00471612" w:rsidRPr="00471612">
        <w:rPr>
          <w:rFonts w:ascii="Arial" w:hAnsi="Arial" w:cs="Arial"/>
          <w:noProof/>
          <w:vertAlign w:val="superscript"/>
        </w:rPr>
        <w:t>31</w:t>
      </w:r>
      <w:r w:rsidR="000A40AD">
        <w:rPr>
          <w:rFonts w:ascii="Arial" w:hAnsi="Arial" w:cs="Arial"/>
        </w:rPr>
        <w:fldChar w:fldCharType="end"/>
      </w:r>
      <w:ins w:id="487" w:author="David St-Amand" w:date="2023-11-24T21:20:00Z">
        <w:r w:rsidR="005C4523">
          <w:rPr>
            <w:rFonts w:ascii="Arial" w:hAnsi="Arial" w:cs="Arial"/>
          </w:rPr>
          <w:t xml:space="preserve">. </w:t>
        </w:r>
      </w:ins>
      <w:ins w:id="488" w:author="David St-Amand" w:date="2023-11-24T21:29:00Z">
        <w:r w:rsidR="00751293">
          <w:rPr>
            <w:rFonts w:ascii="Arial" w:hAnsi="Arial" w:cs="Arial"/>
          </w:rPr>
          <w:t>These cells were initially discovered in the rabbit retina</w:t>
        </w:r>
        <w:r w:rsidR="00751293">
          <w:rPr>
            <w:rFonts w:ascii="Arial" w:hAnsi="Arial" w:cs="Arial"/>
          </w:rPr>
          <w:fldChar w:fldCharType="begin"/>
        </w:r>
      </w:ins>
      <w:r w:rsidR="00471612">
        <w:rPr>
          <w:rFonts w:ascii="Arial" w:hAnsi="Arial" w:cs="Arial"/>
        </w:rPr>
        <w:instrText xml:space="preserve"> ADDIN EN.CITE &lt;EndNote&gt;&lt;Cite&gt;&lt;Author&gt;Barlow&lt;/Author&gt;&lt;Year&gt;1965&lt;/Year&gt;&lt;RecNum&gt;58&lt;/RecNum&gt;&lt;DisplayText&gt;&lt;style face="superscript"&gt;32&lt;/style&gt;&lt;/DisplayText&gt;&lt;record&gt;&lt;rec-number&gt;58&lt;/rec-number&gt;&lt;foreign-keys&gt;&lt;key app="EN" db-id="5wd52x90lterdlefr95xtvpjftes5w9fpzwx" timestamp="1700879218"&gt;58&lt;/key&gt;&lt;/foreign-keys&gt;&lt;ref-type name="Journal Article"&gt;17&lt;/ref-type&gt;&lt;contributors&gt;&lt;authors&gt;&lt;author&gt;Barlow, HB&lt;/author&gt;&lt;author&gt;Levick, William R&lt;/author&gt;&lt;/authors&gt;&lt;/contributors&gt;&lt;titles&gt;&lt;title&gt;The mechanism of directionally selective units in rabbit&amp;apos;s retina&lt;/title&gt;&lt;secondary-title&gt;The Journal of physiology&lt;/secondary-title&gt;&lt;/titles&gt;&lt;periodical&gt;&lt;full-title&gt;The Journal of Physiology&lt;/full-title&gt;&lt;/periodical&gt;&lt;pages&gt;477&lt;/pages&gt;&lt;volume&gt;178&lt;/volume&gt;&lt;number&gt;3&lt;/number&gt;&lt;dates&gt;&lt;year&gt;1965&lt;/year&gt;&lt;/dates&gt;&lt;urls&gt;&lt;/urls&gt;&lt;/record&gt;&lt;/Cite&gt;&lt;/EndNote&gt;</w:instrText>
      </w:r>
      <w:ins w:id="489" w:author="David St-Amand" w:date="2023-11-24T21:29:00Z">
        <w:r w:rsidR="00751293">
          <w:rPr>
            <w:rFonts w:ascii="Arial" w:hAnsi="Arial" w:cs="Arial"/>
          </w:rPr>
          <w:fldChar w:fldCharType="separate"/>
        </w:r>
      </w:ins>
      <w:r w:rsidR="00471612" w:rsidRPr="00471612">
        <w:rPr>
          <w:rFonts w:ascii="Arial" w:hAnsi="Arial" w:cs="Arial"/>
          <w:noProof/>
          <w:vertAlign w:val="superscript"/>
        </w:rPr>
        <w:t>32</w:t>
      </w:r>
      <w:ins w:id="490" w:author="David St-Amand" w:date="2023-11-24T21:29:00Z">
        <w:r w:rsidR="00751293">
          <w:rPr>
            <w:rFonts w:ascii="Arial" w:hAnsi="Arial" w:cs="Arial"/>
          </w:rPr>
          <w:fldChar w:fldCharType="end"/>
        </w:r>
        <w:r w:rsidR="00751293">
          <w:rPr>
            <w:rFonts w:ascii="Arial" w:hAnsi="Arial" w:cs="Arial"/>
          </w:rPr>
          <w:t>, but have also more recently been discovered in the mouse</w:t>
        </w:r>
        <w:r w:rsidR="00751293">
          <w:rPr>
            <w:rFonts w:ascii="Arial" w:hAnsi="Arial" w:cs="Arial"/>
          </w:rPr>
          <w:fldChar w:fldCharType="begin"/>
        </w:r>
      </w:ins>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ins w:id="491" w:author="David St-Amand" w:date="2023-11-24T21:29:00Z">
        <w:r w:rsidR="00751293">
          <w:rPr>
            <w:rFonts w:ascii="Arial" w:hAnsi="Arial" w:cs="Arial"/>
          </w:rPr>
          <w:fldChar w:fldCharType="separate"/>
        </w:r>
      </w:ins>
      <w:r w:rsidR="00471612" w:rsidRPr="00471612">
        <w:rPr>
          <w:rFonts w:ascii="Arial" w:hAnsi="Arial" w:cs="Arial"/>
          <w:noProof/>
          <w:vertAlign w:val="superscript"/>
        </w:rPr>
        <w:t>17</w:t>
      </w:r>
      <w:ins w:id="492" w:author="David St-Amand" w:date="2023-11-24T21:29:00Z">
        <w:r w:rsidR="00751293">
          <w:rPr>
            <w:rFonts w:ascii="Arial" w:hAnsi="Arial" w:cs="Arial"/>
          </w:rPr>
          <w:fldChar w:fldCharType="end"/>
        </w:r>
        <w:r w:rsidR="00751293">
          <w:rPr>
            <w:rFonts w:ascii="Arial" w:hAnsi="Arial" w:cs="Arial"/>
          </w:rPr>
          <w:t xml:space="preserve"> and macaque retina</w:t>
        </w:r>
        <w:r w:rsidR="00751293">
          <w:rPr>
            <w:rFonts w:ascii="Arial" w:hAnsi="Arial" w:cs="Arial"/>
          </w:rPr>
          <w:fldChar w:fldCharType="begin"/>
        </w:r>
      </w:ins>
      <w:r w:rsidR="00471612">
        <w:rPr>
          <w:rFonts w:ascii="Arial" w:hAnsi="Arial" w:cs="Arial"/>
        </w:rPr>
        <w:instrText xml:space="preserve"> ADDIN EN.CITE &lt;EndNote&gt;&lt;Cite&gt;&lt;Author&gt;Kim&lt;/Author&gt;&lt;Year&gt;2022&lt;/Year&gt;&lt;RecNum&gt;57&lt;/RecNum&gt;&lt;DisplayText&gt;&lt;style face="superscript"&gt;33&lt;/style&gt;&lt;/DisplayText&gt;&lt;record&gt;&lt;rec-number&gt;57&lt;/rec-number&gt;&lt;foreign-keys&gt;&lt;key app="EN" db-id="5wd52x90lterdlefr95xtvpjftes5w9fpzwx" timestamp="1700879062"&gt;57&lt;/key&gt;&lt;/foreign-keys&gt;&lt;ref-type name="Journal Article"&gt;17&lt;/ref-type&gt;&lt;contributors&gt;&lt;authors&gt;&lt;author&gt;Kim, Yeon Jin&lt;/author&gt;&lt;author&gt;Peterson, Beth B&lt;/author&gt;&lt;author&gt;Crook, Joanna D&lt;/author&gt;&lt;author&gt;Joo, Hannah R&lt;/author&gt;&lt;author&gt;Wu, Jiajia&lt;/author&gt;&lt;author&gt;Puller, Christian&lt;/author&gt;&lt;author&gt;Robinson, Farrel R&lt;/author&gt;&lt;author&gt;Gamlin, Paul D&lt;/author&gt;&lt;author&gt;Yau, King-Wai&lt;/author&gt;&lt;author&gt;Viana, Felix&lt;/author&gt;&lt;/authors&gt;&lt;/contributors&gt;&lt;titles&gt;&lt;title&gt;Origins of direction selectivity in the primate retina&lt;/title&gt;&lt;secondary-title&gt;Nature communications&lt;/secondary-title&gt;&lt;/titles&gt;&lt;periodical&gt;&lt;full-title&gt;Nature communications&lt;/full-title&gt;&lt;/periodical&gt;&lt;pages&gt;2862&lt;/pages&gt;&lt;volume&gt;13&lt;/volume&gt;&lt;number&gt;1&lt;/number&gt;&lt;dates&gt;&lt;year&gt;2022&lt;/year&gt;&lt;/dates&gt;&lt;isbn&gt;2041-1723&lt;/isbn&gt;&lt;urls&gt;&lt;/urls&gt;&lt;/record&gt;&lt;/Cite&gt;&lt;/EndNote&gt;</w:instrText>
      </w:r>
      <w:ins w:id="493" w:author="David St-Amand" w:date="2023-11-24T21:29:00Z">
        <w:r w:rsidR="00751293">
          <w:rPr>
            <w:rFonts w:ascii="Arial" w:hAnsi="Arial" w:cs="Arial"/>
          </w:rPr>
          <w:fldChar w:fldCharType="separate"/>
        </w:r>
      </w:ins>
      <w:r w:rsidR="00471612" w:rsidRPr="00471612">
        <w:rPr>
          <w:rFonts w:ascii="Arial" w:hAnsi="Arial" w:cs="Arial"/>
          <w:noProof/>
          <w:vertAlign w:val="superscript"/>
        </w:rPr>
        <w:t>33</w:t>
      </w:r>
      <w:ins w:id="494" w:author="David St-Amand" w:date="2023-11-24T21:29:00Z">
        <w:r w:rsidR="00751293">
          <w:rPr>
            <w:rFonts w:ascii="Arial" w:hAnsi="Arial" w:cs="Arial"/>
          </w:rPr>
          <w:fldChar w:fldCharType="end"/>
        </w:r>
        <w:r w:rsidR="00751293">
          <w:rPr>
            <w:rFonts w:ascii="Arial" w:hAnsi="Arial" w:cs="Arial"/>
          </w:rPr>
          <w:t xml:space="preserve">. </w:t>
        </w:r>
      </w:ins>
      <w:ins w:id="495" w:author="David St-Amand" w:date="2023-11-24T22:07:00Z">
        <w:r w:rsidR="00723FA8">
          <w:rPr>
            <w:rFonts w:ascii="Arial" w:hAnsi="Arial" w:cs="Arial"/>
          </w:rPr>
          <w:t>While ON-OFF DSGCs have relatively small recepti</w:t>
        </w:r>
      </w:ins>
      <w:ins w:id="496" w:author="David St-Amand" w:date="2023-11-24T22:08:00Z">
        <w:r w:rsidR="00723FA8">
          <w:rPr>
            <w:rFonts w:ascii="Arial" w:hAnsi="Arial" w:cs="Arial"/>
          </w:rPr>
          <w:t xml:space="preserve">ve fields and detect local motion, ON DSGCs have larger receptive fields that encode global motion. </w:t>
        </w:r>
      </w:ins>
      <w:ins w:id="497" w:author="David St-Amand" w:date="2023-11-24T22:09:00Z">
        <w:r w:rsidR="00723FA8">
          <w:rPr>
            <w:rFonts w:ascii="Arial" w:hAnsi="Arial" w:cs="Arial"/>
          </w:rPr>
          <w:t xml:space="preserve">ON DSGCs are divided into three subtypes that encode </w:t>
        </w:r>
      </w:ins>
      <w:ins w:id="498" w:author="David St-Amand" w:date="2023-11-24T22:10:00Z">
        <w:r w:rsidR="00723FA8">
          <w:rPr>
            <w:rFonts w:ascii="Arial" w:hAnsi="Arial" w:cs="Arial"/>
          </w:rPr>
          <w:t xml:space="preserve">the anterior, posterior and inferior directions </w:t>
        </w:r>
      </w:ins>
      <w:ins w:id="499" w:author="David St-Amand" w:date="2023-11-24T22:11:00Z">
        <w:r w:rsidR="00723FA8">
          <w:rPr>
            <w:rFonts w:ascii="Arial" w:hAnsi="Arial" w:cs="Arial"/>
          </w:rPr>
          <w:t>of motion</w:t>
        </w:r>
      </w:ins>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ins w:id="500" w:author="David St-Amand" w:date="2023-11-24T22:11:00Z">
        <w:r w:rsidR="00723FA8">
          <w:rPr>
            <w:rFonts w:ascii="Arial" w:hAnsi="Arial" w:cs="Arial"/>
          </w:rPr>
          <w:t>. ON DSGCs respond to light (but not dark stimuli), and are divided in</w:t>
        </w:r>
      </w:ins>
      <w:ins w:id="501" w:author="David St-Amand" w:date="2023-11-24T22:12:00Z">
        <w:r w:rsidR="00723FA8">
          <w:rPr>
            <w:rFonts w:ascii="Arial" w:hAnsi="Arial" w:cs="Arial"/>
          </w:rPr>
          <w:t>to two different populations that have either transient or sustained responses</w:t>
        </w:r>
      </w:ins>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ins w:id="502" w:author="David St-Amand" w:date="2023-11-24T22:12:00Z">
        <w:r w:rsidR="00723FA8">
          <w:rPr>
            <w:rFonts w:ascii="Arial" w:hAnsi="Arial" w:cs="Arial"/>
          </w:rPr>
          <w:t xml:space="preserve">. </w:t>
        </w:r>
      </w:ins>
      <w:ins w:id="503" w:author="David St-Amand" w:date="2023-11-24T22:14:00Z">
        <w:r w:rsidR="009A409D">
          <w:rPr>
            <w:rFonts w:ascii="Arial" w:hAnsi="Arial" w:cs="Arial"/>
          </w:rPr>
          <w:t>ON DSGCs are also less numerous than their ON-OFF counterparts.</w:t>
        </w:r>
      </w:ins>
      <w:ins w:id="504" w:author="David St-Amand" w:date="2023-11-24T22:13:00Z">
        <w:r w:rsidR="009A409D">
          <w:rPr>
            <w:rFonts w:ascii="Arial" w:hAnsi="Arial" w:cs="Arial"/>
          </w:rPr>
          <w:t xml:space="preserve"> These cells have been discovered in the rabbit and mouse, but have yet to be found in macaques</w:t>
        </w:r>
      </w:ins>
      <w:ins w:id="505" w:author="David St-Amand" w:date="2023-11-24T22:15:00Z">
        <w:r w:rsidR="00035A47">
          <w:rPr>
            <w:rFonts w:ascii="Arial" w:hAnsi="Arial" w:cs="Arial"/>
          </w:rPr>
          <w:t>.</w:t>
        </w:r>
      </w:ins>
    </w:p>
    <w:p w14:paraId="58AAAD11" w14:textId="778AF439" w:rsidR="00427ED1" w:rsidRPr="00757126" w:rsidRDefault="00757126" w:rsidP="00757126">
      <w:pPr>
        <w:spacing w:after="0" w:line="240" w:lineRule="auto"/>
        <w:ind w:firstLine="720"/>
        <w:jc w:val="both"/>
        <w:rPr>
          <w:rFonts w:ascii="Arial" w:hAnsi="Arial" w:cs="Arial" w:hint="eastAsia"/>
          <w:rPrChange w:id="506" w:author="David St-Amand" w:date="2023-11-24T22:17:00Z">
            <w:rPr>
              <w:rFonts w:ascii="Arial" w:eastAsiaTheme="minorEastAsia" w:hAnsi="Arial" w:cs="Arial" w:hint="eastAsia"/>
              <w:lang w:eastAsia="ja-JP"/>
            </w:rPr>
          </w:rPrChange>
        </w:rPr>
      </w:pPr>
      <w:ins w:id="507" w:author="David St-Amand" w:date="2023-11-24T22:16:00Z">
        <w:r>
          <w:rPr>
            <w:rFonts w:ascii="Arial" w:hAnsi="Arial" w:cs="Arial"/>
          </w:rPr>
          <w:t>Previous work from our lab built efficient coding models</w:t>
        </w:r>
      </w:ins>
      <w:ins w:id="508" w:author="David St-Amand" w:date="2023-11-24T22:17:00Z">
        <w:r>
          <w:rPr>
            <w:rFonts w:ascii="Arial" w:hAnsi="Arial" w:cs="Arial"/>
          </w:rPr>
          <w:t xml:space="preserve"> for spatiotemporal receptive fields. However, these models had </w:t>
        </w:r>
      </w:ins>
      <w:ins w:id="509" w:author="David St-Amand" w:date="2023-11-24T22:15:00Z">
        <w:r w:rsidR="00035A47">
          <w:rPr>
            <w:rFonts w:ascii="Arial" w:hAnsi="Arial" w:cs="Arial"/>
          </w:rPr>
          <w:t xml:space="preserve"> </w:t>
        </w:r>
      </w:ins>
      <w:del w:id="510" w:author="David St-Amand" w:date="2023-11-24T20:29:00Z">
        <w:r w:rsidR="00CE5A83" w:rsidRPr="005A2087" w:rsidDel="004A0D47">
          <w:rPr>
            <w:rFonts w:ascii="Arial" w:hAnsi="Arial" w:cs="Arial"/>
          </w:rPr>
          <w:delText xml:space="preserve">The retina </w:delText>
        </w:r>
      </w:del>
      <w:del w:id="511" w:author="David St-Amand" w:date="2023-11-24T21:21:00Z">
        <w:r w:rsidR="00CE5A83" w:rsidRPr="005A2087" w:rsidDel="000A40AD">
          <w:rPr>
            <w:rFonts w:ascii="Arial" w:hAnsi="Arial" w:cs="Arial"/>
          </w:rPr>
          <w:delText>encode</w:delText>
        </w:r>
      </w:del>
      <w:del w:id="512" w:author="David St-Amand" w:date="2023-11-24T20:29:00Z">
        <w:r w:rsidR="00CE5A83" w:rsidRPr="005A2087" w:rsidDel="004A0D47">
          <w:rPr>
            <w:rFonts w:ascii="Arial" w:hAnsi="Arial" w:cs="Arial"/>
          </w:rPr>
          <w:delText>s</w:delText>
        </w:r>
      </w:del>
      <w:del w:id="513" w:author="David St-Amand" w:date="2023-11-24T21:21:00Z">
        <w:r w:rsidR="00CE5A83" w:rsidRPr="005A2087" w:rsidDel="000A40AD">
          <w:rPr>
            <w:rFonts w:ascii="Arial" w:hAnsi="Arial" w:cs="Arial"/>
          </w:rPr>
          <w:delText xml:space="preserve"> motion by modulating its response over time: Stimuli that initially increases the firing rate of a neuron typically will typically decrease it at later latencies.</w:delText>
        </w:r>
      </w:del>
      <w:del w:id="514" w:author="David St-Amand" w:date="2023-11-24T18:25:00Z">
        <w:r w:rsidR="00CE5A83" w:rsidRPr="005A2087" w:rsidDel="00000FB6">
          <w:rPr>
            <w:rFonts w:ascii="Arial" w:hAnsi="Arial" w:cs="Arial"/>
          </w:rPr>
          <w:delText xml:space="preserve"> </w:delText>
        </w:r>
      </w:del>
      <w:del w:id="515" w:author="David St-Amand" w:date="2023-11-24T21:21:00Z">
        <w:r w:rsidR="00CE5A83" w:rsidRPr="00000FB6" w:rsidDel="000A40AD">
          <w:rPr>
            <w:rFonts w:ascii="Arial" w:hAnsi="Arial" w:cs="Arial"/>
          </w:rPr>
          <w:delText>How fast this modulation occurs – the neuron’s temporal frequency – changes across different neuron types. Midget cells encode low temporal frequencies while parasol cells encode high temporal frequencies, which allows these two populations to encode objects moving at different angular velocities on our visual fields.</w:delText>
        </w:r>
        <w:r w:rsidR="00CE5A83" w:rsidRPr="005A2087" w:rsidDel="000A40AD">
          <w:rPr>
            <w:rFonts w:ascii="Arial" w:hAnsi="Arial" w:cs="Arial"/>
          </w:rPr>
          <w:delText xml:space="preserve"> The retina also needs to encode the direction an object is moving in, which is done by Direction-Selective Ganglion Cells (DSGC). DSGC are divided into four subtypes that encode each of the four cardinal directions (up, down, left, right)</w:delText>
        </w:r>
        <w:r w:rsidR="00CE5A83" w:rsidRPr="005A2087" w:rsidDel="000A40AD">
          <w:rPr>
            <w:rFonts w:ascii="Arial" w:hAnsi="Arial" w:cs="Arial"/>
          </w:rPr>
          <w:fldChar w:fldCharType="begin"/>
        </w:r>
        <w:r w:rsidR="00425B88" w:rsidDel="000A40AD">
          <w:rPr>
            <w:rFonts w:ascii="Arial" w:hAnsi="Arial" w:cs="Arial"/>
          </w:rPr>
          <w:delInstrText xml:space="preserve"> ADDIN EN.CITE &lt;EndNote&gt;&lt;Cite&gt;&lt;Author&gt;Vaney&lt;/Author&gt;&lt;Year&gt;2012&lt;/Year&gt;&lt;RecNum&gt;27&lt;/RecNum&gt;&lt;DisplayText&gt;&lt;style face="superscript"&gt;18&lt;/style&gt;&lt;/DisplayText&gt;&lt;record&gt;&lt;rec-number&gt;27&lt;/rec-number&gt;&lt;foreign-keys&gt;&lt;key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delInstrText>
        </w:r>
        <w:r w:rsidR="00CE5A83" w:rsidRPr="005A2087" w:rsidDel="000A40AD">
          <w:rPr>
            <w:rFonts w:ascii="Arial" w:hAnsi="Arial" w:cs="Arial"/>
          </w:rPr>
          <w:fldChar w:fldCharType="separate"/>
        </w:r>
        <w:r w:rsidR="00425B88" w:rsidRPr="00425B88" w:rsidDel="000A40AD">
          <w:rPr>
            <w:rFonts w:ascii="Arial" w:hAnsi="Arial" w:cs="Arial"/>
            <w:noProof/>
            <w:vertAlign w:val="superscript"/>
          </w:rPr>
          <w:delText>18</w:delText>
        </w:r>
        <w:r w:rsidR="00CE5A83" w:rsidRPr="005A2087" w:rsidDel="000A40AD">
          <w:rPr>
            <w:rFonts w:ascii="Arial" w:hAnsi="Arial" w:cs="Arial"/>
          </w:rPr>
          <w:fldChar w:fldCharType="end"/>
        </w:r>
        <w:r w:rsidR="00CE5A83" w:rsidRPr="005A2087" w:rsidDel="000A40AD">
          <w:rPr>
            <w:rFonts w:ascii="Arial" w:hAnsi="Arial" w:cs="Arial"/>
          </w:rPr>
          <w:delText xml:space="preserve">. Efficient coding models have successfully explained why midget and parasol cells encode different spatial and temporal frequencies. </w:delText>
        </w:r>
      </w:del>
      <w:del w:id="516" w:author="David St-Amand" w:date="2023-11-24T22:17:00Z">
        <w:r w:rsidR="00CE5A83" w:rsidRPr="005A2087" w:rsidDel="00757126">
          <w:rPr>
            <w:rFonts w:ascii="Arial" w:hAnsi="Arial" w:cs="Arial"/>
          </w:rPr>
          <w:delText xml:space="preserve">However, these models had </w:delText>
        </w:r>
      </w:del>
      <w:r w:rsidR="00CE5A83" w:rsidRPr="005A2087">
        <w:rPr>
          <w:rFonts w:ascii="Arial" w:hAnsi="Arial" w:cs="Arial"/>
        </w:rPr>
        <w:t xml:space="preserve">constraints that prevented them from </w:t>
      </w:r>
      <w:ins w:id="517" w:author="David St-Amand" w:date="2023-11-24T23:06:00Z">
        <w:r w:rsidR="00917BE5">
          <w:rPr>
            <w:rFonts w:ascii="Arial" w:hAnsi="Arial" w:cs="Arial"/>
          </w:rPr>
          <w:t>having</w:t>
        </w:r>
      </w:ins>
      <w:del w:id="518" w:author="David St-Amand" w:date="2023-11-24T23:06:00Z">
        <w:r w:rsidR="00CE5A83" w:rsidRPr="005A2087" w:rsidDel="00917BE5">
          <w:rPr>
            <w:rFonts w:ascii="Arial" w:hAnsi="Arial" w:cs="Arial"/>
          </w:rPr>
          <w:delText>reproducing</w:delText>
        </w:r>
      </w:del>
      <w:r w:rsidR="00CE5A83" w:rsidRPr="005A2087">
        <w:rPr>
          <w:rFonts w:ascii="Arial" w:hAnsi="Arial" w:cs="Arial"/>
        </w:rPr>
        <w:t xml:space="preserve"> direction-selecti</w:t>
      </w:r>
      <w:del w:id="519" w:author="David St-Amand" w:date="2023-11-24T23:06:00Z">
        <w:r w:rsidR="00CE5A83" w:rsidRPr="005A2087" w:rsidDel="00917BE5">
          <w:rPr>
            <w:rFonts w:ascii="Arial" w:hAnsi="Arial" w:cs="Arial"/>
          </w:rPr>
          <w:delText>vit</w:delText>
        </w:r>
      </w:del>
      <w:ins w:id="520" w:author="David St-Amand" w:date="2023-11-24T23:06:00Z">
        <w:r w:rsidR="00917BE5">
          <w:rPr>
            <w:rFonts w:ascii="Arial" w:hAnsi="Arial" w:cs="Arial"/>
          </w:rPr>
          <w:t xml:space="preserve">ve </w:t>
        </w:r>
      </w:ins>
      <w:del w:id="521" w:author="David St-Amand" w:date="2023-11-24T23:06:00Z">
        <w:r w:rsidR="00CE5A83" w:rsidRPr="005A2087" w:rsidDel="00917BE5">
          <w:rPr>
            <w:rFonts w:ascii="Arial" w:hAnsi="Arial" w:cs="Arial"/>
          </w:rPr>
          <w:delText xml:space="preserve">y </w:delText>
        </w:r>
      </w:del>
      <w:ins w:id="522" w:author="David St-Amand" w:date="2023-11-24T23:06:00Z">
        <w:r w:rsidR="00917BE5">
          <w:rPr>
            <w:rFonts w:ascii="Arial" w:hAnsi="Arial" w:cs="Arial"/>
          </w:rPr>
          <w:t>neurons</w:t>
        </w:r>
      </w:ins>
      <w:del w:id="523" w:author="David St-Amand" w:date="2023-11-24T23:06:00Z">
        <w:r w:rsidR="00CE5A83" w:rsidRPr="005A2087" w:rsidDel="00917BE5">
          <w:rPr>
            <w:rFonts w:ascii="Arial" w:hAnsi="Arial" w:cs="Arial"/>
          </w:rPr>
          <w:delText>in RGCs</w:delText>
        </w:r>
      </w:del>
      <w:r w:rsidR="003B1373"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3B1373" w:rsidRPr="005A2087">
        <w:rPr>
          <w:rFonts w:ascii="Arial" w:hAnsi="Arial" w:cs="Arial"/>
        </w:rPr>
        <w:fldChar w:fldCharType="separate"/>
      </w:r>
      <w:r w:rsidR="00471612" w:rsidRPr="00471612">
        <w:rPr>
          <w:rFonts w:ascii="Arial" w:hAnsi="Arial" w:cs="Arial"/>
          <w:noProof/>
          <w:vertAlign w:val="superscript"/>
        </w:rPr>
        <w:t>19</w:t>
      </w:r>
      <w:r w:rsidR="003B1373" w:rsidRPr="005A2087">
        <w:rPr>
          <w:rFonts w:ascii="Arial" w:hAnsi="Arial" w:cs="Arial"/>
        </w:rPr>
        <w:fldChar w:fldCharType="end"/>
      </w:r>
      <w:r w:rsidR="00CE5A83" w:rsidRPr="005A2087">
        <w:rPr>
          <w:rFonts w:ascii="Arial" w:hAnsi="Arial" w:cs="Arial"/>
        </w:rPr>
        <w:t>. In Aim 2 I will</w:t>
      </w:r>
      <w:ins w:id="524" w:author="David St-Amand" w:date="2023-11-24T23:07:00Z">
        <w:r w:rsidR="00917BE5">
          <w:rPr>
            <w:rFonts w:ascii="Arial" w:hAnsi="Arial" w:cs="Arial"/>
          </w:rPr>
          <w:t xml:space="preserve"> test the hypothesis that having a subset of direction-selective cells is efficient, due to the predominance of motion in natural movies.</w:t>
        </w:r>
      </w:ins>
      <w:ins w:id="525" w:author="David St-Amand" w:date="2023-11-24T23:08:00Z">
        <w:r w:rsidR="00917BE5">
          <w:rPr>
            <w:rFonts w:ascii="Arial" w:hAnsi="Arial" w:cs="Arial"/>
          </w:rPr>
          <w:t xml:space="preserve"> </w:t>
        </w:r>
      </w:ins>
      <w:ins w:id="526" w:author="David St-Amand" w:date="2023-11-24T23:11:00Z">
        <w:r w:rsidR="00917BE5">
          <w:rPr>
            <w:rFonts w:ascii="Arial" w:hAnsi="Arial" w:cs="Arial"/>
          </w:rPr>
          <w:t>To test this hypothesis, I need an efficient coding model that</w:t>
        </w:r>
      </w:ins>
      <w:ins w:id="527" w:author="David St-Amand" w:date="2023-11-24T23:12:00Z">
        <w:r w:rsidR="00917BE5">
          <w:rPr>
            <w:rFonts w:ascii="Arial" w:hAnsi="Arial" w:cs="Arial"/>
          </w:rPr>
          <w:t xml:space="preserve"> can integrate multiple correlated channels – each channel representing a different latency. The model previously described is a great candidate to solve this problem, as it makes </w:t>
        </w:r>
      </w:ins>
      <w:ins w:id="528" w:author="David St-Amand" w:date="2023-11-24T23:09:00Z">
        <w:r w:rsidR="00917BE5">
          <w:rPr>
            <w:rFonts w:ascii="Arial" w:hAnsi="Arial" w:cs="Arial"/>
          </w:rPr>
          <w:t>few assumptions about the temporal structure of receptive fields</w:t>
        </w:r>
      </w:ins>
      <w:ins w:id="529" w:author="David St-Amand" w:date="2023-11-24T23:08:00Z">
        <w:r w:rsidR="00917BE5">
          <w:rPr>
            <w:rFonts w:ascii="Arial" w:hAnsi="Arial" w:cs="Arial"/>
          </w:rPr>
          <w:t>.</w:t>
        </w:r>
      </w:ins>
      <w:ins w:id="530" w:author="David St-Amand" w:date="2023-11-24T23:09:00Z">
        <w:r w:rsidR="00917BE5">
          <w:rPr>
            <w:rFonts w:ascii="Arial" w:hAnsi="Arial" w:cs="Arial"/>
          </w:rPr>
          <w:t xml:space="preserve"> </w:t>
        </w:r>
      </w:ins>
      <w:del w:id="531" w:author="David St-Amand" w:date="2023-11-24T23:08:00Z">
        <w:r w:rsidR="00CE5A83" w:rsidRPr="005A2087" w:rsidDel="00917BE5">
          <w:rPr>
            <w:rFonts w:ascii="Arial" w:hAnsi="Arial" w:cs="Arial"/>
          </w:rPr>
          <w:delText xml:space="preserve"> build an efficient coding model that reproduces direction-selectivity. </w:delText>
        </w:r>
      </w:del>
      <w:r w:rsidR="00CE5A83" w:rsidRPr="005A2087">
        <w:rPr>
          <w:rFonts w:ascii="Arial" w:hAnsi="Arial" w:cs="Arial"/>
        </w:rPr>
        <w:t xml:space="preserve">The contribution of this project will be a theoretical understanding of retinal direction selectivity from efficient coding principles. </w:t>
      </w:r>
    </w:p>
    <w:p w14:paraId="386C4A87" w14:textId="6DD46A63" w:rsidR="00E01504" w:rsidRPr="005A2087" w:rsidRDefault="00E01504" w:rsidP="00E01504">
      <w:pPr>
        <w:spacing w:after="0" w:line="240" w:lineRule="auto"/>
        <w:ind w:firstLine="720"/>
        <w:jc w:val="both"/>
        <w:rPr>
          <w:rFonts w:ascii="Arial" w:hAnsi="Arial" w:cs="Arial"/>
        </w:rPr>
      </w:pPr>
    </w:p>
    <w:p w14:paraId="363D0973" w14:textId="3D687C09" w:rsidR="00774D00" w:rsidRPr="005A2087" w:rsidRDefault="00774D00" w:rsidP="00774D00">
      <w:pPr>
        <w:spacing w:after="0" w:line="240" w:lineRule="auto"/>
        <w:jc w:val="both"/>
        <w:rPr>
          <w:rFonts w:ascii="Arial" w:hAnsi="Arial" w:cs="Arial"/>
          <w:u w:val="single"/>
        </w:rPr>
      </w:pPr>
      <w:r w:rsidRPr="005A2087">
        <w:rPr>
          <w:rFonts w:ascii="Arial" w:hAnsi="Arial" w:cs="Arial"/>
          <w:u w:val="single"/>
        </w:rPr>
        <w:t>Experimental method and design</w:t>
      </w:r>
    </w:p>
    <w:p w14:paraId="7111B4C5" w14:textId="3C5B3EC2" w:rsidR="004D7128" w:rsidRDefault="00427ED1" w:rsidP="00774D00">
      <w:pPr>
        <w:spacing w:after="0" w:line="240" w:lineRule="auto"/>
        <w:jc w:val="both"/>
        <w:rPr>
          <w:ins w:id="532" w:author="David St-Amand" w:date="2023-11-25T00:41:00Z"/>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build an efficient coding model to encode natural movies from the Chicago Motion Database</w:t>
      </w:r>
      <w:r w:rsidRPr="005A2087">
        <w:rPr>
          <w:rFonts w:ascii="Arial" w:hAnsi="Arial" w:cs="Arial"/>
        </w:rPr>
        <w:fldChar w:fldCharType="begin"/>
      </w:r>
      <w:r w:rsidR="00471612">
        <w:rPr>
          <w:rFonts w:ascii="Arial" w:hAnsi="Arial" w:cs="Arial"/>
        </w:rPr>
        <w:instrText xml:space="preserve"> ADDIN EN.CITE &lt;EndNote&gt;&lt;Cite&gt;&lt;Author&gt;Salisbury&lt;/Author&gt;&lt;Year&gt;2016&lt;/Year&gt;&lt;RecNum&gt;40&lt;/RecNum&gt;&lt;DisplayText&gt;&lt;style face="superscript"&gt;34&lt;/style&gt;&lt;/DisplayText&gt;&lt;record&gt;&lt;rec-number&gt;40&lt;/rec-number&gt;&lt;foreign-keys&gt;&lt;key app="EN" db-id="5wd52x90lterdlefr95xtvpjftes5w9fpzwx" timestamp="1697244714"&gt;40&lt;/key&gt;&lt;/foreign-keys&gt;&lt;ref-type name="Journal Article"&gt;17&lt;/ref-type&gt;&lt;contributors&gt;&lt;authors&gt;&lt;author&gt;Salisbury, Jared M&lt;/author&gt;&lt;author&gt;Palmer, Stephanie E&lt;/author&gt;&lt;/authors&gt;&lt;/contributors&gt;&lt;titles&gt;&lt;title&gt;Optimal prediction in the retina and natural motion statistics&lt;/title&gt;&lt;secondary-title&gt;Journal of Statistical Physics&lt;/secondary-title&gt;&lt;/titles&gt;&lt;periodical&gt;&lt;full-title&gt;Journal of Statistical Physics&lt;/full-title&gt;&lt;/periodical&gt;&lt;pages&gt;1309-1323&lt;/pages&gt;&lt;volume&gt;162&lt;/volume&gt;&lt;number&gt;5&lt;/number&gt;&lt;dates&gt;&lt;year&gt;2016&lt;/year&gt;&lt;/dates&gt;&lt;isbn&gt;0022-4715&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34</w:t>
      </w:r>
      <w:r w:rsidRPr="005A2087">
        <w:rPr>
          <w:rFonts w:ascii="Arial" w:hAnsi="Arial" w:cs="Arial"/>
        </w:rPr>
        <w:fldChar w:fldCharType="end"/>
      </w:r>
      <w:r w:rsidRPr="005A2087">
        <w:rPr>
          <w:rFonts w:ascii="Arial" w:hAnsi="Arial" w:cs="Arial"/>
        </w:rPr>
        <w:t xml:space="preserve">. This model will be conceptually similar to the one from Aim 1 (Figure </w:t>
      </w:r>
      <w:ins w:id="533" w:author="David St-Amand" w:date="2023-11-24T04:40:00Z">
        <w:r w:rsidR="000E3775">
          <w:rPr>
            <w:rFonts w:ascii="Arial" w:hAnsi="Arial" w:cs="Arial"/>
          </w:rPr>
          <w:t>3</w:t>
        </w:r>
      </w:ins>
      <w:del w:id="534" w:author="David St-Amand" w:date="2023-11-24T04:29:00Z">
        <w:r w:rsidRPr="005A2087" w:rsidDel="00771EDF">
          <w:rPr>
            <w:rFonts w:ascii="Arial" w:hAnsi="Arial" w:cs="Arial"/>
          </w:rPr>
          <w:delText>X</w:delText>
        </w:r>
      </w:del>
      <w:r w:rsidRPr="005A2087">
        <w:rPr>
          <w:rFonts w:ascii="Arial" w:hAnsi="Arial" w:cs="Arial"/>
        </w:rPr>
        <w:t xml:space="preserve">). The main difference </w:t>
      </w:r>
      <w:r w:rsidRPr="005A2087">
        <w:rPr>
          <w:rFonts w:ascii="Arial" w:hAnsi="Arial" w:cs="Arial"/>
        </w:rPr>
        <w:lastRenderedPageBreak/>
        <w:t xml:space="preserve">is in the input channels, which will be different latencies instead of different colors. </w:t>
      </w:r>
      <w:r w:rsidR="00B62F0B" w:rsidRPr="005A2087">
        <w:rPr>
          <w:rFonts w:ascii="Arial" w:hAnsi="Arial" w:cs="Arial"/>
        </w:rPr>
        <w:t xml:space="preserve">At time </w:t>
      </w:r>
      <w:r w:rsidR="00B62F0B" w:rsidRPr="005A2087">
        <w:rPr>
          <w:rFonts w:ascii="Arial" w:hAnsi="Arial" w:cs="Arial"/>
          <w:i/>
          <w:iCs/>
        </w:rPr>
        <w:t xml:space="preserve">t, </w:t>
      </w:r>
      <w:r w:rsidR="00B62F0B" w:rsidRPr="005A2087">
        <w:rPr>
          <w:rFonts w:ascii="Arial" w:hAnsi="Arial" w:cs="Arial"/>
        </w:rPr>
        <w:t>the model neurons will receive inputs from the image at time t, t – 1, t – 2, etc. This reflects how RGCs don’t instantaneously fire in response to stimuli but instead integrate their inputs over time</w:t>
      </w:r>
      <w:r w:rsidR="00B62F0B" w:rsidRPr="005A2087">
        <w:rPr>
          <w:rFonts w:ascii="Arial" w:hAnsi="Arial" w:cs="Arial"/>
        </w:rPr>
        <w:fldChar w:fldCharType="begin"/>
      </w:r>
      <w:r w:rsidR="00471612">
        <w:rPr>
          <w:rFonts w:ascii="Arial" w:hAnsi="Arial" w:cs="Arial"/>
        </w:rPr>
        <w:instrText xml:space="preserve"> ADDIN EN.CITE &lt;EndNote&gt;&lt;Cite&gt;&lt;Author&gt;Yasui&lt;/Author&gt;&lt;Year&gt;1979&lt;/Year&gt;&lt;RecNum&gt;53&lt;/RecNum&gt;&lt;DisplayText&gt;&lt;style face="superscript"&gt;35&lt;/style&gt;&lt;/DisplayText&gt;&lt;record&gt;&lt;rec-number&gt;53&lt;/rec-number&gt;&lt;foreign-keys&gt;&lt;key app="EN" db-id="5wd52x90lterdlefr95xtvpjftes5w9fpzwx" timestamp="1698201101"&gt;53&lt;/key&gt;&lt;/foreign-keys&gt;&lt;ref-type name="Journal Article"&gt;17&lt;/ref-type&gt;&lt;contributors&gt;&lt;authors&gt;&lt;author&gt;Yasui, Syozo&lt;/author&gt;&lt;author&gt;Davis, Wes&lt;/author&gt;&lt;author&gt;Naka, Ken-Ichi&lt;/author&gt;&lt;/authors&gt;&lt;/contributors&gt;&lt;titles&gt;&lt;title&gt;Spatio-temporal receptive field measurement of retinal neurons by random pattern stimulation and cross correlation&lt;/title&gt;&lt;secondary-title&gt;IEEE Transactions on Biomedical Engineering&lt;/secondary-title&gt;&lt;/titles&gt;&lt;periodical&gt;&lt;full-title&gt;IEEE Transactions on Biomedical Engineering&lt;/full-title&gt;&lt;/periodical&gt;&lt;pages&gt;263-272&lt;/pages&gt;&lt;number&gt;5&lt;/number&gt;&lt;dates&gt;&lt;year&gt;1979&lt;/year&gt;&lt;/dates&gt;&lt;isbn&gt;0018-9294&lt;/isbn&gt;&lt;urls&gt;&lt;/urls&gt;&lt;/record&gt;&lt;/Cite&gt;&lt;/EndNote&gt;</w:instrText>
      </w:r>
      <w:r w:rsidR="00B62F0B" w:rsidRPr="005A2087">
        <w:rPr>
          <w:rFonts w:ascii="Arial" w:hAnsi="Arial" w:cs="Arial"/>
        </w:rPr>
        <w:fldChar w:fldCharType="separate"/>
      </w:r>
      <w:r w:rsidR="00471612" w:rsidRPr="00471612">
        <w:rPr>
          <w:rFonts w:ascii="Arial" w:hAnsi="Arial" w:cs="Arial"/>
          <w:noProof/>
          <w:vertAlign w:val="superscript"/>
        </w:rPr>
        <w:t>35</w:t>
      </w:r>
      <w:r w:rsidR="00B62F0B" w:rsidRPr="005A2087">
        <w:rPr>
          <w:rFonts w:ascii="Arial" w:hAnsi="Arial" w:cs="Arial"/>
        </w:rPr>
        <w:fldChar w:fldCharType="end"/>
      </w:r>
      <w:r w:rsidR="00B62F0B" w:rsidRPr="005A2087">
        <w:rPr>
          <w:rFonts w:ascii="Arial" w:hAnsi="Arial" w:cs="Arial"/>
        </w:rPr>
        <w:t>.</w:t>
      </w:r>
      <w:r w:rsidR="005D30A3" w:rsidRPr="005A2087">
        <w:rPr>
          <w:rFonts w:ascii="Arial" w:hAnsi="Arial" w:cs="Arial"/>
        </w:rPr>
        <w:t xml:space="preserve"> The weights from each latency will be estimated separately to maximize the mutual information between the inputs and outputs of the model (see Aim 1). The weights will be parametrized by difference-of-gaussians</w:t>
      </w:r>
      <w:r w:rsidR="00E01504" w:rsidRPr="005A2087">
        <w:rPr>
          <w:rFonts w:ascii="Arial" w:hAnsi="Arial" w:cs="Arial"/>
        </w:rPr>
        <w:t xml:space="preserve">, similarly to Aim 1. </w:t>
      </w:r>
      <w:r w:rsidR="00BA1210" w:rsidRPr="005A2087">
        <w:rPr>
          <w:rFonts w:ascii="Arial" w:hAnsi="Arial" w:cs="Arial"/>
        </w:rPr>
        <w:t xml:space="preserve">We will measure the amount of direction-selectivity in each neuron by computing how much the kernel centers change across latencies. </w:t>
      </w:r>
      <w:r w:rsidR="00E01504" w:rsidRPr="005A2087">
        <w:rPr>
          <w:rFonts w:ascii="Arial" w:hAnsi="Arial" w:cs="Arial"/>
        </w:rPr>
        <w:t xml:space="preserve"> </w:t>
      </w:r>
    </w:p>
    <w:p w14:paraId="6CE55145" w14:textId="029D7448" w:rsidR="001111E7" w:rsidRDefault="001111E7" w:rsidP="00774D00">
      <w:pPr>
        <w:spacing w:after="0" w:line="240" w:lineRule="auto"/>
        <w:jc w:val="both"/>
        <w:rPr>
          <w:ins w:id="535" w:author="David St-Amand" w:date="2023-11-25T00:46:00Z"/>
          <w:rFonts w:ascii="Arial" w:hAnsi="Arial" w:cs="Arial"/>
        </w:rPr>
      </w:pPr>
      <w:ins w:id="536" w:author="David St-Amand" w:date="2023-11-25T00:41:00Z">
        <w:r>
          <w:rPr>
            <w:rFonts w:ascii="Arial" w:hAnsi="Arial" w:cs="Arial"/>
          </w:rPr>
          <w:tab/>
          <w:t xml:space="preserve">To encapsulate the responses properties of ON-OFF DSGCs, we will change the output nonlinearity from a </w:t>
        </w:r>
        <w:proofErr w:type="spellStart"/>
        <w:r>
          <w:rPr>
            <w:rFonts w:ascii="Arial" w:hAnsi="Arial" w:cs="Arial"/>
          </w:rPr>
          <w:t>softmax</w:t>
        </w:r>
        <w:proofErr w:type="spellEnd"/>
        <w:r>
          <w:rPr>
            <w:rFonts w:ascii="Arial" w:hAnsi="Arial" w:cs="Arial"/>
          </w:rPr>
          <w:t xml:space="preserve"> functio</w:t>
        </w:r>
      </w:ins>
      <w:ins w:id="537" w:author="David St-Amand" w:date="2023-11-25T00:42:00Z">
        <w:r>
          <w:rPr>
            <w:rFonts w:ascii="Arial" w:hAnsi="Arial" w:cs="Arial"/>
          </w:rPr>
          <w:t>n to a Parametric Rectified Linear Unit</w:t>
        </w:r>
      </w:ins>
      <w:ins w:id="538" w:author="David St-Amand" w:date="2023-11-25T00:43:00Z">
        <w:r>
          <w:rPr>
            <w:rFonts w:ascii="Arial" w:hAnsi="Arial" w:cs="Arial"/>
          </w:rPr>
          <w:t>:</w:t>
        </w:r>
      </w:ins>
    </w:p>
    <w:p w14:paraId="75E60C8F" w14:textId="3C8B9598" w:rsidR="00913499" w:rsidRDefault="00913499" w:rsidP="00913499">
      <w:pPr>
        <w:spacing w:after="0" w:line="240" w:lineRule="auto"/>
        <w:jc w:val="center"/>
        <w:rPr>
          <w:ins w:id="539" w:author="David St-Amand" w:date="2023-11-25T00:43:00Z"/>
          <w:rFonts w:ascii="Arial" w:hAnsi="Arial" w:cs="Arial"/>
        </w:rPr>
        <w:pPrChange w:id="540" w:author="David St-Amand" w:date="2023-11-25T00:46:00Z">
          <w:pPr>
            <w:spacing w:after="0" w:line="240" w:lineRule="auto"/>
            <w:jc w:val="both"/>
          </w:pPr>
        </w:pPrChange>
      </w:pPr>
      <w:ins w:id="541" w:author="David St-Amand" w:date="2023-11-25T00:46:00Z">
        <w:r>
          <w:rPr>
            <w:noProof/>
          </w:rPr>
          <w:drawing>
            <wp:inline distT="0" distB="0" distL="0" distR="0" wp14:anchorId="51F6B804" wp14:editId="25B85777">
              <wp:extent cx="2692400" cy="373944"/>
              <wp:effectExtent l="0" t="0" r="0" b="7620"/>
              <wp:docPr id="182778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1833" name=""/>
                      <pic:cNvPicPr/>
                    </pic:nvPicPr>
                    <pic:blipFill>
                      <a:blip r:embed="rId22"/>
                      <a:stretch>
                        <a:fillRect/>
                      </a:stretch>
                    </pic:blipFill>
                    <pic:spPr>
                      <a:xfrm>
                        <a:off x="0" y="0"/>
                        <a:ext cx="2706122" cy="375850"/>
                      </a:xfrm>
                      <a:prstGeom prst="rect">
                        <a:avLst/>
                      </a:prstGeom>
                    </pic:spPr>
                  </pic:pic>
                </a:graphicData>
              </a:graphic>
            </wp:inline>
          </w:drawing>
        </w:r>
      </w:ins>
    </w:p>
    <w:p w14:paraId="34599E48" w14:textId="06BBC076" w:rsidR="001111E7" w:rsidRPr="005A2087" w:rsidRDefault="00913499" w:rsidP="00774D00">
      <w:pPr>
        <w:spacing w:after="0" w:line="240" w:lineRule="auto"/>
        <w:jc w:val="both"/>
        <w:rPr>
          <w:rFonts w:ascii="Arial" w:hAnsi="Arial" w:cs="Arial"/>
        </w:rPr>
      </w:pPr>
      <w:ins w:id="542" w:author="David St-Amand" w:date="2023-11-25T00:46:00Z">
        <w:r>
          <w:rPr>
            <w:rFonts w:ascii="Arial" w:hAnsi="Arial" w:cs="Arial"/>
          </w:rPr>
          <w:tab/>
          <w:t>This output non-linearity is conceptu</w:t>
        </w:r>
      </w:ins>
      <w:ins w:id="543" w:author="David St-Amand" w:date="2023-11-25T00:47:00Z">
        <w:r>
          <w:rPr>
            <w:rFonts w:ascii="Arial" w:hAnsi="Arial" w:cs="Arial"/>
          </w:rPr>
          <w:t>ally similar to the energy model for complex cells in the primary visual cortex</w:t>
        </w:r>
      </w:ins>
      <w:r>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Pr>
          <w:rFonts w:ascii="Arial" w:hAnsi="Arial" w:cs="Arial"/>
        </w:rPr>
        <w:fldChar w:fldCharType="separate"/>
      </w:r>
      <w:r w:rsidR="00471612" w:rsidRPr="00471612">
        <w:rPr>
          <w:rFonts w:ascii="Arial" w:hAnsi="Arial" w:cs="Arial"/>
          <w:noProof/>
          <w:vertAlign w:val="superscript"/>
        </w:rPr>
        <w:t>31</w:t>
      </w:r>
      <w:r>
        <w:rPr>
          <w:rFonts w:ascii="Arial" w:hAnsi="Arial" w:cs="Arial"/>
        </w:rPr>
        <w:fldChar w:fldCharType="end"/>
      </w:r>
      <w:ins w:id="544" w:author="David St-Amand" w:date="2023-11-25T00:47:00Z">
        <w:r>
          <w:rPr>
            <w:rFonts w:ascii="Arial" w:hAnsi="Arial" w:cs="Arial"/>
          </w:rPr>
          <w:t xml:space="preserve">. </w:t>
        </w:r>
      </w:ins>
    </w:p>
    <w:p w14:paraId="211834D1" w14:textId="3D1AD18F" w:rsidR="00E01504" w:rsidRPr="005A2087" w:rsidRDefault="00E01504" w:rsidP="00774D00">
      <w:pPr>
        <w:spacing w:after="0" w:line="240" w:lineRule="auto"/>
        <w:jc w:val="both"/>
        <w:rPr>
          <w:rFonts w:ascii="Arial" w:hAnsi="Arial" w:cs="Arial"/>
        </w:rPr>
      </w:pPr>
    </w:p>
    <w:p w14:paraId="2E672A9A" w14:textId="12C767CA" w:rsidR="00E01504" w:rsidRPr="005A2087" w:rsidRDefault="00E01504" w:rsidP="00774D00">
      <w:pPr>
        <w:spacing w:after="0" w:line="240" w:lineRule="auto"/>
        <w:jc w:val="both"/>
        <w:rPr>
          <w:rFonts w:ascii="Arial" w:hAnsi="Arial" w:cs="Arial"/>
          <w:u w:val="single"/>
        </w:rPr>
      </w:pPr>
      <w:r w:rsidRPr="005A2087">
        <w:rPr>
          <w:rFonts w:ascii="Arial" w:hAnsi="Arial" w:cs="Arial"/>
          <w:u w:val="single"/>
        </w:rPr>
        <w:t>Expected outcomes</w:t>
      </w:r>
    </w:p>
    <w:p w14:paraId="48FD7A30" w14:textId="082F0C97" w:rsidR="00E01504" w:rsidRDefault="0013056E" w:rsidP="00774D00">
      <w:pPr>
        <w:spacing w:after="0" w:line="240" w:lineRule="auto"/>
        <w:jc w:val="both"/>
        <w:rPr>
          <w:ins w:id="545" w:author="David St-Amand" w:date="2023-11-25T02:41:00Z"/>
          <w:rFonts w:ascii="Arial" w:hAnsi="Arial" w:cs="Arial"/>
        </w:rPr>
      </w:pPr>
      <w:r w:rsidRPr="005A2087">
        <w:rPr>
          <w:rFonts w:ascii="Arial" w:hAnsi="Arial" w:cs="Arial"/>
        </w:rPr>
        <w:tab/>
      </w:r>
      <w:ins w:id="546" w:author="David St-Amand" w:date="2023-11-25T01:15:00Z">
        <w:r w:rsidR="00742769">
          <w:rPr>
            <w:rFonts w:ascii="Arial" w:hAnsi="Arial" w:cs="Arial"/>
          </w:rPr>
          <w:t>Previous work from my lab</w:t>
        </w:r>
      </w:ins>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19, 22</w:t>
      </w:r>
      <w:r w:rsidR="00742769">
        <w:rPr>
          <w:rFonts w:ascii="Arial" w:hAnsi="Arial" w:cs="Arial"/>
        </w:rPr>
        <w:fldChar w:fldCharType="end"/>
      </w:r>
      <w:ins w:id="547" w:author="David St-Amand" w:date="2023-11-25T00:59:00Z">
        <w:r w:rsidR="00423E32">
          <w:rPr>
            <w:rFonts w:ascii="Arial" w:hAnsi="Arial" w:cs="Arial"/>
          </w:rPr>
          <w:t xml:space="preserve"> </w:t>
        </w:r>
      </w:ins>
      <w:ins w:id="548" w:author="David St-Amand" w:date="2023-11-25T01:15:00Z">
        <w:r w:rsidR="00742769">
          <w:rPr>
            <w:rFonts w:ascii="Arial" w:hAnsi="Arial" w:cs="Arial"/>
          </w:rPr>
          <w:t xml:space="preserve">suggests that new </w:t>
        </w:r>
      </w:ins>
      <w:ins w:id="549" w:author="David St-Amand" w:date="2023-11-25T01:16:00Z">
        <w:r w:rsidR="00742769">
          <w:rPr>
            <w:rFonts w:ascii="Arial" w:hAnsi="Arial" w:cs="Arial"/>
          </w:rPr>
          <w:t>RGCs</w:t>
        </w:r>
      </w:ins>
      <w:ins w:id="550" w:author="David St-Amand" w:date="2023-11-25T01:15:00Z">
        <w:r w:rsidR="00742769">
          <w:rPr>
            <w:rFonts w:ascii="Arial" w:hAnsi="Arial" w:cs="Arial"/>
          </w:rPr>
          <w:t xml:space="preserve"> types emerge as we increase the number of neurons. </w:t>
        </w:r>
      </w:ins>
      <w:ins w:id="551" w:author="David St-Amand" w:date="2023-11-25T01:16:00Z">
        <w:r w:rsidR="00742769">
          <w:rPr>
            <w:rFonts w:ascii="Arial" w:hAnsi="Arial" w:cs="Arial"/>
          </w:rPr>
          <w:t>Most of RGCs in the retina are not DSGCs, which is why I expect that</w:t>
        </w:r>
        <w:r w:rsidR="00742769">
          <w:rPr>
            <w:rFonts w:ascii="Arial" w:hAnsi="Arial" w:cs="Arial"/>
          </w:rPr>
          <w:t xml:space="preserve"> the first neurons to emerge will not be DSGCs. Instead, these should have similar spatiotemporal properties to midget and parasol cells</w:t>
        </w:r>
      </w:ins>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w:t>
      </w:r>
      <w:r w:rsidR="00742769">
        <w:rPr>
          <w:rFonts w:ascii="Arial" w:hAnsi="Arial" w:cs="Arial"/>
        </w:rPr>
        <w:fldChar w:fldCharType="end"/>
      </w:r>
      <w:ins w:id="552" w:author="David St-Amand" w:date="2023-11-25T01:17:00Z">
        <w:r w:rsidR="00742769">
          <w:rPr>
            <w:rFonts w:ascii="Arial" w:hAnsi="Arial" w:cs="Arial"/>
          </w:rPr>
          <w:t>. However, as we increase the number of neurons, I expect that we will eventually find ON-OFF DSGCs</w:t>
        </w:r>
      </w:ins>
      <w:ins w:id="553" w:author="David St-Amand" w:date="2023-11-25T01:18:00Z">
        <w:r w:rsidR="00742769">
          <w:rPr>
            <w:rFonts w:ascii="Arial" w:hAnsi="Arial" w:cs="Arial"/>
          </w:rPr>
          <w:t>, followed by ON DSGCs</w:t>
        </w:r>
      </w:ins>
      <w:ins w:id="554" w:author="David St-Amand" w:date="2023-11-25T01:17:00Z">
        <w:r w:rsidR="00742769">
          <w:rPr>
            <w:rFonts w:ascii="Arial" w:hAnsi="Arial" w:cs="Arial"/>
          </w:rPr>
          <w:t>.</w:t>
        </w:r>
      </w:ins>
      <w:ins w:id="555" w:author="David St-Amand" w:date="2023-11-25T01:18:00Z">
        <w:r w:rsidR="00742769">
          <w:rPr>
            <w:rFonts w:ascii="Arial" w:hAnsi="Arial" w:cs="Arial"/>
          </w:rPr>
          <w:t xml:space="preserve"> ON-OFF DSGCs should have relatively small receptive fields and encode the four cardinal directions</w:t>
        </w:r>
      </w:ins>
      <w:ins w:id="556" w:author="David St-Amand" w:date="2023-11-25T01:19:00Z">
        <w:r w:rsidR="00742769">
          <w:rPr>
            <w:rFonts w:ascii="Arial" w:hAnsi="Arial" w:cs="Arial"/>
          </w:rPr>
          <w:t>. Moreso, the</w:t>
        </w:r>
      </w:ins>
      <w:ins w:id="557" w:author="David St-Amand" w:date="2023-11-25T01:20:00Z">
        <w:r w:rsidR="00742769">
          <w:rPr>
            <w:rFonts w:ascii="Arial" w:hAnsi="Arial" w:cs="Arial"/>
          </w:rPr>
          <w:t xml:space="preserve"> </w:t>
        </w:r>
        <w:proofErr w:type="spellStart"/>
        <w:r w:rsidR="00742769">
          <w:rPr>
            <w:rFonts w:ascii="Arial" w:hAnsi="Arial" w:cs="Arial"/>
          </w:rPr>
          <w:t>a</w:t>
        </w:r>
        <w:r w:rsidR="00742769">
          <w:rPr>
            <w:rFonts w:ascii="Arial" w:hAnsi="Arial" w:cs="Arial"/>
            <w:vertAlign w:val="subscript"/>
          </w:rPr>
          <w:t>j</w:t>
        </w:r>
        <w:proofErr w:type="spellEnd"/>
        <w:r w:rsidR="00742769">
          <w:rPr>
            <w:rFonts w:ascii="Arial" w:hAnsi="Arial" w:cs="Arial"/>
          </w:rPr>
          <w:t xml:space="preserve"> parameter from the output nonlinearity should be negative, allowing these neurons to respond to both ON and OFF stimuli.</w:t>
        </w:r>
      </w:ins>
      <w:ins w:id="558" w:author="David St-Amand" w:date="2023-11-25T01:18:00Z">
        <w:r w:rsidR="00742769">
          <w:rPr>
            <w:rFonts w:ascii="Arial" w:hAnsi="Arial" w:cs="Arial"/>
          </w:rPr>
          <w:t xml:space="preserve"> </w:t>
        </w:r>
      </w:ins>
      <w:ins w:id="559" w:author="David St-Amand" w:date="2023-11-25T01:19:00Z">
        <w:r w:rsidR="00742769">
          <w:rPr>
            <w:rFonts w:ascii="Arial" w:hAnsi="Arial" w:cs="Arial"/>
          </w:rPr>
          <w:t>ON DSGCs should have larger receptive fields</w:t>
        </w:r>
      </w:ins>
      <w:ins w:id="560" w:author="David St-Amand" w:date="2023-11-25T01:29:00Z">
        <w:r w:rsidR="00BB32FA">
          <w:rPr>
            <w:rFonts w:ascii="Arial" w:hAnsi="Arial" w:cs="Arial"/>
          </w:rPr>
          <w:t xml:space="preserve">, and encode motion in the anterior, posterior </w:t>
        </w:r>
      </w:ins>
      <w:ins w:id="561" w:author="David St-Amand" w:date="2023-11-25T01:30:00Z">
        <w:r w:rsidR="00BB32FA">
          <w:rPr>
            <w:rFonts w:ascii="Arial" w:hAnsi="Arial" w:cs="Arial"/>
          </w:rPr>
          <w:t>and inferior direction. The estimated</w:t>
        </w:r>
      </w:ins>
      <w:ins w:id="562" w:author="David St-Amand" w:date="2023-11-25T01:29:00Z">
        <w:r w:rsidR="00BB32FA">
          <w:rPr>
            <w:rFonts w:ascii="Arial" w:hAnsi="Arial" w:cs="Arial"/>
          </w:rPr>
          <w:t xml:space="preserve"> </w:t>
        </w:r>
      </w:ins>
      <w:del w:id="563" w:author="David St-Amand" w:date="2023-11-25T01:29:00Z">
        <w:r w:rsidR="00BA1210" w:rsidRPr="005A2087" w:rsidDel="00BB32FA">
          <w:rPr>
            <w:rFonts w:ascii="Arial" w:hAnsi="Arial" w:cs="Arial"/>
            <w:color w:val="1D1C1D"/>
            <w:shd w:val="clear" w:color="auto" w:fill="FFFFFF"/>
          </w:rPr>
          <w:delText xml:space="preserve">I expect that this new efficient coding model will have a subset of neurons that are direction-selective. These neurons should be divided into four different types, with each type encoding one of the four cardinal directions. Each type should have neurons that form a mosaic and tile the entire visual space. </w:delText>
        </w:r>
      </w:del>
      <w:proofErr w:type="spellStart"/>
      <w:ins w:id="564" w:author="David St-Amand" w:date="2023-11-25T01:29:00Z">
        <w:r w:rsidR="00BB32FA">
          <w:rPr>
            <w:rFonts w:ascii="Arial" w:hAnsi="Arial" w:cs="Arial"/>
          </w:rPr>
          <w:t>a</w:t>
        </w:r>
        <w:r w:rsidR="00BB32FA">
          <w:rPr>
            <w:rFonts w:ascii="Arial" w:hAnsi="Arial" w:cs="Arial"/>
            <w:vertAlign w:val="subscript"/>
          </w:rPr>
          <w:t>j</w:t>
        </w:r>
      </w:ins>
      <w:proofErr w:type="spellEnd"/>
      <w:ins w:id="565" w:author="David St-Amand" w:date="2023-11-25T01:30:00Z">
        <w:r w:rsidR="00BB32FA">
          <w:rPr>
            <w:rFonts w:ascii="Arial" w:hAnsi="Arial" w:cs="Arial"/>
            <w:vertAlign w:val="subscript"/>
          </w:rPr>
          <w:t xml:space="preserve"> </w:t>
        </w:r>
        <w:r w:rsidR="00BB32FA">
          <w:rPr>
            <w:rFonts w:ascii="Arial" w:hAnsi="Arial" w:cs="Arial"/>
          </w:rPr>
          <w:t xml:space="preserve">should be near zero, allowing these neurons to respond to ON (but not OFF) onset. </w:t>
        </w:r>
      </w:ins>
    </w:p>
    <w:p w14:paraId="3BA46B4A" w14:textId="2C20C257" w:rsidR="00C4470D" w:rsidRDefault="00C4470D" w:rsidP="00C4470D">
      <w:pPr>
        <w:spacing w:after="0" w:line="240" w:lineRule="auto"/>
        <w:ind w:firstLine="720"/>
        <w:jc w:val="both"/>
        <w:rPr>
          <w:ins w:id="566" w:author="David St-Amand" w:date="2023-11-25T01:31:00Z"/>
          <w:rFonts w:ascii="Arial" w:hAnsi="Arial" w:cs="Arial"/>
        </w:rPr>
        <w:pPrChange w:id="567" w:author="David St-Amand" w:date="2023-11-25T02:41:00Z">
          <w:pPr>
            <w:spacing w:after="0" w:line="240" w:lineRule="auto"/>
            <w:jc w:val="both"/>
          </w:pPr>
        </w:pPrChange>
      </w:pPr>
      <w:ins w:id="568" w:author="David St-Amand" w:date="2023-11-25T02:41:00Z">
        <w:r>
          <w:rPr>
            <w:rFonts w:ascii="Arial" w:hAnsi="Arial" w:cs="Arial"/>
          </w:rPr>
          <w:t>The known physiology about DSGCs is fairly detailed. It is possible we will not be able to reproduce all of those experimental findings from efficient coding principles. However, we hope that we will be able to show that ON-OFF DSGCs in the four cardinal directions can be derived from efficient coding principles. Other than that, it will be of interest to see which findings we can replicate from efficient coding principles, and which ones we cannot.</w:t>
        </w:r>
      </w:ins>
    </w:p>
    <w:p w14:paraId="36C7F44A" w14:textId="77777777" w:rsidR="00A84E98" w:rsidRDefault="00A84E98" w:rsidP="00774D00">
      <w:pPr>
        <w:spacing w:after="0" w:line="240" w:lineRule="auto"/>
        <w:jc w:val="both"/>
        <w:rPr>
          <w:ins w:id="569" w:author="David St-Amand" w:date="2023-11-25T01:31:00Z"/>
          <w:rFonts w:ascii="Arial" w:hAnsi="Arial" w:cs="Arial"/>
        </w:rPr>
      </w:pPr>
    </w:p>
    <w:p w14:paraId="37247C11" w14:textId="04639D40" w:rsidR="00C4470D" w:rsidRPr="00A10680" w:rsidRDefault="00A84E98" w:rsidP="00774D00">
      <w:pPr>
        <w:spacing w:after="0" w:line="240" w:lineRule="auto"/>
        <w:jc w:val="both"/>
        <w:rPr>
          <w:ins w:id="570" w:author="David St-Amand" w:date="2023-11-25T02:39:00Z"/>
          <w:rFonts w:ascii="Arial" w:hAnsi="Arial" w:cs="Arial"/>
          <w:u w:val="single"/>
          <w:rPrChange w:id="571" w:author="David St-Amand" w:date="2023-11-25T02:41:00Z">
            <w:rPr>
              <w:ins w:id="572" w:author="David St-Amand" w:date="2023-11-25T02:39:00Z"/>
              <w:rFonts w:ascii="Arial" w:hAnsi="Arial" w:cs="Arial"/>
            </w:rPr>
          </w:rPrChange>
        </w:rPr>
      </w:pPr>
      <w:ins w:id="573" w:author="David St-Amand" w:date="2023-11-25T01:31:00Z">
        <w:r>
          <w:rPr>
            <w:rFonts w:ascii="Arial" w:hAnsi="Arial" w:cs="Arial"/>
            <w:u w:val="single"/>
          </w:rPr>
          <w:t>Alternative ap</w:t>
        </w:r>
      </w:ins>
      <w:ins w:id="574" w:author="David St-Amand" w:date="2023-11-25T01:32:00Z">
        <w:r>
          <w:rPr>
            <w:rFonts w:ascii="Arial" w:hAnsi="Arial" w:cs="Arial"/>
            <w:u w:val="single"/>
          </w:rPr>
          <w:t>proaches and hypotheses</w:t>
        </w:r>
      </w:ins>
    </w:p>
    <w:p w14:paraId="2407B0EA" w14:textId="354AE017" w:rsidR="00A84E98" w:rsidRPr="00A10680" w:rsidRDefault="00A92A69" w:rsidP="00A10680">
      <w:pPr>
        <w:spacing w:after="0" w:line="240" w:lineRule="auto"/>
        <w:ind w:firstLine="720"/>
        <w:jc w:val="both"/>
        <w:rPr>
          <w:ins w:id="575" w:author="David St-Amand" w:date="2023-11-25T01:30:00Z"/>
          <w:rFonts w:ascii="Arial" w:hAnsi="Arial" w:cs="Arial"/>
        </w:rPr>
        <w:pPrChange w:id="576" w:author="David St-Amand" w:date="2023-11-25T02:41:00Z">
          <w:pPr>
            <w:spacing w:after="0" w:line="240" w:lineRule="auto"/>
            <w:jc w:val="both"/>
          </w:pPr>
        </w:pPrChange>
      </w:pPr>
      <w:ins w:id="577" w:author="David St-Amand" w:date="2023-11-25T02:35:00Z">
        <w:r>
          <w:rPr>
            <w:rFonts w:ascii="Arial" w:hAnsi="Arial" w:cs="Arial"/>
          </w:rPr>
          <w:t xml:space="preserve">Because DSGCs are only a </w:t>
        </w:r>
      </w:ins>
      <w:ins w:id="578" w:author="David St-Amand" w:date="2023-11-25T02:36:00Z">
        <w:r>
          <w:rPr>
            <w:rFonts w:ascii="Arial" w:hAnsi="Arial" w:cs="Arial"/>
          </w:rPr>
          <w:t xml:space="preserve">small fraction (~12%) of RGCs, it might require a large RGC-cones ratio to obtain neurons that are directions-selective. If </w:t>
        </w:r>
      </w:ins>
      <w:ins w:id="579" w:author="David St-Amand" w:date="2023-11-25T02:37:00Z">
        <w:r>
          <w:rPr>
            <w:rFonts w:ascii="Arial" w:hAnsi="Arial" w:cs="Arial"/>
          </w:rPr>
          <w:t xml:space="preserve">we fail to </w:t>
        </w:r>
      </w:ins>
      <w:ins w:id="580" w:author="David St-Amand" w:date="2023-11-25T02:42:00Z">
        <w:r w:rsidR="00A10680">
          <w:rPr>
            <w:rFonts w:ascii="Arial" w:hAnsi="Arial" w:cs="Arial"/>
          </w:rPr>
          <w:t>replicate</w:t>
        </w:r>
      </w:ins>
      <w:ins w:id="581" w:author="David St-Amand" w:date="2023-11-25T02:37:00Z">
        <w:r>
          <w:rPr>
            <w:rFonts w:ascii="Arial" w:hAnsi="Arial" w:cs="Arial"/>
          </w:rPr>
          <w:t xml:space="preserve"> DSGCs with the computing resources we have</w:t>
        </w:r>
      </w:ins>
      <w:ins w:id="582" w:author="David St-Amand" w:date="2023-11-25T02:36:00Z">
        <w:r>
          <w:rPr>
            <w:rFonts w:ascii="Arial" w:hAnsi="Arial" w:cs="Arial"/>
          </w:rPr>
          <w:t xml:space="preserve">, we will </w:t>
        </w:r>
      </w:ins>
      <w:ins w:id="583" w:author="David St-Amand" w:date="2023-11-25T02:42:00Z">
        <w:r w:rsidR="00A10680">
          <w:rPr>
            <w:rFonts w:ascii="Arial" w:hAnsi="Arial" w:cs="Arial"/>
          </w:rPr>
          <w:t>remove stationary sections of the movies from our dataset, and train the model exclusively on moving stimuli.</w:t>
        </w:r>
      </w:ins>
      <w:ins w:id="584" w:author="David St-Amand" w:date="2023-11-25T02:43:00Z">
        <w:r w:rsidR="00A10680">
          <w:rPr>
            <w:rFonts w:ascii="Arial" w:hAnsi="Arial" w:cs="Arial"/>
          </w:rPr>
          <w:t xml:space="preserve"> We will also try reducing the number of </w:t>
        </w:r>
      </w:ins>
      <w:ins w:id="585" w:author="David St-Amand" w:date="2023-11-25T02:44:00Z">
        <w:r w:rsidR="00A10680">
          <w:rPr>
            <w:rFonts w:ascii="Arial" w:hAnsi="Arial" w:cs="Arial"/>
          </w:rPr>
          <w:t xml:space="preserve">learned </w:t>
        </w:r>
      </w:ins>
      <w:ins w:id="586" w:author="David St-Amand" w:date="2023-11-25T02:43:00Z">
        <w:r w:rsidR="00A10680">
          <w:rPr>
            <w:rFonts w:ascii="Arial" w:hAnsi="Arial" w:cs="Arial"/>
          </w:rPr>
          <w:t xml:space="preserve">parameters; for example, by assuming </w:t>
        </w:r>
        <w:proofErr w:type="spellStart"/>
        <w:r w:rsidR="00A10680">
          <w:rPr>
            <w:rFonts w:ascii="Arial" w:hAnsi="Arial" w:cs="Arial"/>
          </w:rPr>
          <w:t>a</w:t>
        </w:r>
      </w:ins>
      <w:ins w:id="587" w:author="David St-Amand" w:date="2023-11-25T02:44:00Z">
        <w:r w:rsidR="00A10680">
          <w:rPr>
            <w:rFonts w:ascii="Arial" w:hAnsi="Arial" w:cs="Arial"/>
            <w:vertAlign w:val="subscript"/>
          </w:rPr>
          <w:t>j</w:t>
        </w:r>
        <w:proofErr w:type="spellEnd"/>
        <w:r w:rsidR="00A10680">
          <w:rPr>
            <w:rFonts w:ascii="Arial" w:hAnsi="Arial" w:cs="Arial"/>
          </w:rPr>
          <w:t xml:space="preserve"> is negative or assuming a, b, c and d do not vary across channels. </w:t>
        </w:r>
      </w:ins>
    </w:p>
    <w:p w14:paraId="19474EEB" w14:textId="77777777" w:rsidR="00A84E98" w:rsidRPr="00BB32FA" w:rsidRDefault="00A84E98" w:rsidP="00774D00">
      <w:pPr>
        <w:spacing w:after="0" w:line="240" w:lineRule="auto"/>
        <w:jc w:val="both"/>
        <w:rPr>
          <w:rFonts w:ascii="Arial" w:hAnsi="Arial" w:cs="Arial"/>
          <w:color w:val="1D1C1D"/>
          <w:shd w:val="clear" w:color="auto" w:fill="FFFFFF"/>
        </w:rPr>
      </w:pPr>
    </w:p>
    <w:p w14:paraId="4AD9825E" w14:textId="77777777" w:rsidR="00E01504" w:rsidRPr="005A2087" w:rsidRDefault="00E01504" w:rsidP="00774D00">
      <w:pPr>
        <w:spacing w:after="0" w:line="240" w:lineRule="auto"/>
        <w:jc w:val="both"/>
        <w:rPr>
          <w:rFonts w:ascii="Arial" w:hAnsi="Arial" w:cs="Arial"/>
          <w:sz w:val="24"/>
          <w:szCs w:val="24"/>
        </w:rPr>
      </w:pPr>
    </w:p>
    <w:p w14:paraId="07A847D8" w14:textId="0F888367" w:rsidR="00974957" w:rsidRPr="005A2087" w:rsidRDefault="00974957" w:rsidP="00BA48D4">
      <w:pPr>
        <w:spacing w:after="0" w:line="240" w:lineRule="auto"/>
        <w:jc w:val="both"/>
        <w:rPr>
          <w:rFonts w:ascii="Arial" w:hAnsi="Arial" w:cs="Arial"/>
          <w:sz w:val="24"/>
          <w:szCs w:val="24"/>
        </w:rPr>
      </w:pPr>
    </w:p>
    <w:p w14:paraId="026CEE0E" w14:textId="77777777" w:rsidR="00053789" w:rsidRDefault="00053789" w:rsidP="00BA48D4">
      <w:pPr>
        <w:spacing w:after="0" w:line="240" w:lineRule="auto"/>
        <w:jc w:val="both"/>
        <w:rPr>
          <w:rFonts w:ascii="Times New Roman" w:hAnsi="Times New Roman" w:cs="Times New Roman"/>
          <w:sz w:val="24"/>
          <w:szCs w:val="24"/>
        </w:rPr>
      </w:pPr>
    </w:p>
    <w:p w14:paraId="4309F050" w14:textId="40E35093" w:rsidR="001053E9" w:rsidRDefault="001053E9" w:rsidP="00E00853">
      <w:pPr>
        <w:spacing w:after="0" w:line="240" w:lineRule="auto"/>
        <w:ind w:firstLine="720"/>
        <w:jc w:val="both"/>
        <w:rPr>
          <w:ins w:id="588" w:author="David St-Amand" w:date="2023-11-25T06:33:00Z"/>
          <w:rFonts w:ascii="Times New Roman" w:hAnsi="Times New Roman" w:cs="Times New Roman"/>
          <w:sz w:val="24"/>
          <w:szCs w:val="24"/>
        </w:rPr>
      </w:pPr>
      <w:r w:rsidRPr="00C72DBF">
        <w:rPr>
          <w:rFonts w:ascii="Times New Roman" w:hAnsi="Times New Roman" w:cs="Times New Roman"/>
          <w:sz w:val="24"/>
          <w:szCs w:val="24"/>
        </w:rPr>
        <w:t xml:space="preserve"> </w:t>
      </w:r>
    </w:p>
    <w:p w14:paraId="13A82815" w14:textId="77777777" w:rsidR="00376AA5" w:rsidRDefault="00376AA5" w:rsidP="00E00853">
      <w:pPr>
        <w:spacing w:after="0" w:line="240" w:lineRule="auto"/>
        <w:ind w:firstLine="720"/>
        <w:jc w:val="both"/>
        <w:rPr>
          <w:ins w:id="589" w:author="David St-Amand" w:date="2023-11-25T06:33:00Z"/>
          <w:rFonts w:ascii="Times New Roman" w:hAnsi="Times New Roman" w:cs="Times New Roman"/>
          <w:sz w:val="24"/>
          <w:szCs w:val="24"/>
        </w:rPr>
      </w:pPr>
    </w:p>
    <w:p w14:paraId="620B1DE5" w14:textId="77777777" w:rsidR="00376AA5" w:rsidRDefault="00376AA5" w:rsidP="00E00853">
      <w:pPr>
        <w:spacing w:after="0" w:line="240" w:lineRule="auto"/>
        <w:ind w:firstLine="720"/>
        <w:jc w:val="both"/>
        <w:rPr>
          <w:ins w:id="590" w:author="David St-Amand" w:date="2023-11-25T06:33:00Z"/>
          <w:rFonts w:ascii="Times New Roman" w:hAnsi="Times New Roman" w:cs="Times New Roman"/>
          <w:sz w:val="24"/>
          <w:szCs w:val="24"/>
        </w:rPr>
      </w:pPr>
    </w:p>
    <w:p w14:paraId="4221DA98" w14:textId="77777777" w:rsidR="00376AA5" w:rsidRDefault="00376AA5" w:rsidP="00E00853">
      <w:pPr>
        <w:spacing w:after="0" w:line="240" w:lineRule="auto"/>
        <w:ind w:firstLine="720"/>
        <w:jc w:val="both"/>
        <w:rPr>
          <w:ins w:id="591" w:author="David St-Amand" w:date="2023-11-25T06:33:00Z"/>
          <w:rFonts w:ascii="Times New Roman" w:hAnsi="Times New Roman" w:cs="Times New Roman"/>
          <w:sz w:val="24"/>
          <w:szCs w:val="24"/>
        </w:rPr>
      </w:pPr>
    </w:p>
    <w:p w14:paraId="731B564D" w14:textId="77777777" w:rsidR="00376AA5" w:rsidRDefault="00376AA5" w:rsidP="00E00853">
      <w:pPr>
        <w:spacing w:after="0" w:line="240" w:lineRule="auto"/>
        <w:ind w:firstLine="720"/>
        <w:jc w:val="both"/>
        <w:rPr>
          <w:ins w:id="592" w:author="David St-Amand" w:date="2023-11-25T06:33:00Z"/>
          <w:rFonts w:ascii="Times New Roman" w:hAnsi="Times New Roman" w:cs="Times New Roman"/>
          <w:sz w:val="24"/>
          <w:szCs w:val="24"/>
        </w:rPr>
      </w:pPr>
    </w:p>
    <w:p w14:paraId="75CC65FE" w14:textId="77777777" w:rsidR="00376AA5" w:rsidRDefault="00376AA5" w:rsidP="00E00853">
      <w:pPr>
        <w:spacing w:after="0" w:line="240" w:lineRule="auto"/>
        <w:ind w:firstLine="720"/>
        <w:jc w:val="both"/>
        <w:rPr>
          <w:ins w:id="593" w:author="David St-Amand" w:date="2023-11-25T06:33:00Z"/>
          <w:rFonts w:ascii="Times New Roman" w:hAnsi="Times New Roman" w:cs="Times New Roman"/>
          <w:sz w:val="24"/>
          <w:szCs w:val="24"/>
        </w:rPr>
      </w:pPr>
    </w:p>
    <w:p w14:paraId="7AC54E60" w14:textId="77777777" w:rsidR="00376AA5" w:rsidRDefault="00376AA5" w:rsidP="00E00853">
      <w:pPr>
        <w:spacing w:after="0" w:line="240" w:lineRule="auto"/>
        <w:ind w:firstLine="720"/>
        <w:jc w:val="both"/>
        <w:rPr>
          <w:ins w:id="594" w:author="David St-Amand" w:date="2023-11-25T06:33:00Z"/>
          <w:rFonts w:ascii="Times New Roman" w:hAnsi="Times New Roman" w:cs="Times New Roman"/>
          <w:sz w:val="24"/>
          <w:szCs w:val="24"/>
        </w:rPr>
      </w:pPr>
    </w:p>
    <w:p w14:paraId="3E8D9907" w14:textId="77777777" w:rsidR="00376AA5" w:rsidRDefault="00376AA5" w:rsidP="00E00853">
      <w:pPr>
        <w:spacing w:after="0" w:line="240" w:lineRule="auto"/>
        <w:ind w:firstLine="720"/>
        <w:jc w:val="both"/>
        <w:rPr>
          <w:ins w:id="595" w:author="David St-Amand" w:date="2023-11-25T06:33:00Z"/>
          <w:rFonts w:ascii="Times New Roman" w:hAnsi="Times New Roman" w:cs="Times New Roman"/>
          <w:sz w:val="24"/>
          <w:szCs w:val="24"/>
        </w:rPr>
      </w:pPr>
    </w:p>
    <w:p w14:paraId="4E514C74" w14:textId="77777777" w:rsidR="00376AA5" w:rsidRDefault="00376AA5" w:rsidP="00E00853">
      <w:pPr>
        <w:spacing w:after="0" w:line="240" w:lineRule="auto"/>
        <w:ind w:firstLine="720"/>
        <w:jc w:val="both"/>
        <w:rPr>
          <w:ins w:id="596" w:author="David St-Amand" w:date="2023-11-25T06:33:00Z"/>
          <w:rFonts w:ascii="Times New Roman" w:hAnsi="Times New Roman" w:cs="Times New Roman"/>
          <w:sz w:val="24"/>
          <w:szCs w:val="24"/>
        </w:rPr>
      </w:pPr>
    </w:p>
    <w:p w14:paraId="5339943C" w14:textId="77777777" w:rsidR="00376AA5" w:rsidRDefault="00376AA5" w:rsidP="00E00853">
      <w:pPr>
        <w:spacing w:after="0" w:line="240" w:lineRule="auto"/>
        <w:ind w:firstLine="720"/>
        <w:jc w:val="both"/>
        <w:rPr>
          <w:rFonts w:ascii="Times New Roman" w:hAnsi="Times New Roman" w:cs="Times New Roman"/>
          <w:sz w:val="24"/>
          <w:szCs w:val="24"/>
        </w:rPr>
      </w:pPr>
    </w:p>
    <w:p w14:paraId="66E3B279" w14:textId="042753B4" w:rsidR="001053E9" w:rsidRPr="007123D6" w:rsidRDefault="007123D6" w:rsidP="007123D6">
      <w:pPr>
        <w:spacing w:after="0" w:line="240" w:lineRule="auto"/>
        <w:ind w:firstLine="720"/>
        <w:jc w:val="center"/>
        <w:rPr>
          <w:rFonts w:ascii="Times New Roman" w:hAnsi="Times New Roman" w:cs="Times New Roman"/>
          <w:b/>
          <w:bCs/>
          <w:sz w:val="28"/>
          <w:szCs w:val="28"/>
        </w:rPr>
      </w:pPr>
      <w:r w:rsidRPr="007123D6">
        <w:rPr>
          <w:rFonts w:ascii="Times New Roman" w:hAnsi="Times New Roman" w:cs="Times New Roman"/>
          <w:b/>
          <w:bCs/>
          <w:sz w:val="28"/>
          <w:szCs w:val="28"/>
        </w:rPr>
        <w:lastRenderedPageBreak/>
        <w:t>References</w:t>
      </w:r>
    </w:p>
    <w:p w14:paraId="2C9663B5" w14:textId="22585517" w:rsidR="001B7C90" w:rsidRDefault="001B7C90" w:rsidP="00647D17">
      <w:pPr>
        <w:spacing w:after="0" w:line="240" w:lineRule="auto"/>
        <w:ind w:firstLine="720"/>
        <w:jc w:val="both"/>
        <w:rPr>
          <w:rFonts w:ascii="Times New Roman" w:hAnsi="Times New Roman" w:cs="Times New Roman"/>
          <w:sz w:val="24"/>
          <w:szCs w:val="24"/>
        </w:rPr>
      </w:pPr>
    </w:p>
    <w:p w14:paraId="48C202D4" w14:textId="77777777" w:rsidR="001B7C90" w:rsidRDefault="001B7C90" w:rsidP="00647D17">
      <w:pPr>
        <w:spacing w:after="0" w:line="240" w:lineRule="auto"/>
        <w:ind w:firstLine="720"/>
        <w:jc w:val="both"/>
        <w:rPr>
          <w:rFonts w:ascii="Times New Roman" w:hAnsi="Times New Roman" w:cs="Times New Roman"/>
          <w:sz w:val="24"/>
          <w:szCs w:val="24"/>
        </w:rPr>
      </w:pPr>
    </w:p>
    <w:p w14:paraId="67E3238D" w14:textId="77777777" w:rsidR="00597278" w:rsidRPr="00597278" w:rsidRDefault="001B7C90" w:rsidP="00597278">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597278" w:rsidRPr="00597278">
        <w:t>1.</w:t>
      </w:r>
      <w:r w:rsidR="00597278" w:rsidRPr="00597278">
        <w:tab/>
        <w:t xml:space="preserve">Balasubramanian, V. and M.J. Berry II, </w:t>
      </w:r>
      <w:r w:rsidR="00597278" w:rsidRPr="00597278">
        <w:rPr>
          <w:i/>
        </w:rPr>
        <w:t>A test of metabolically efficient coding in the retina.</w:t>
      </w:r>
      <w:r w:rsidR="00597278" w:rsidRPr="00597278">
        <w:t xml:space="preserve"> Network: Computation in Neural Systems, 2002. </w:t>
      </w:r>
      <w:r w:rsidR="00597278" w:rsidRPr="00597278">
        <w:rPr>
          <w:b/>
        </w:rPr>
        <w:t>13</w:t>
      </w:r>
      <w:r w:rsidR="00597278" w:rsidRPr="00597278">
        <w:t>(4): p. 531.</w:t>
      </w:r>
    </w:p>
    <w:p w14:paraId="2825D09B" w14:textId="77777777" w:rsidR="00597278" w:rsidRPr="00597278" w:rsidRDefault="00597278" w:rsidP="00597278">
      <w:pPr>
        <w:pStyle w:val="EndNoteBibliography"/>
        <w:spacing w:after="0"/>
        <w:ind w:left="720" w:hanging="720"/>
      </w:pPr>
      <w:r w:rsidRPr="00597278">
        <w:t>2.</w:t>
      </w:r>
      <w:r w:rsidRPr="00597278">
        <w:tab/>
        <w:t xml:space="preserve">Doi, E., et al., </w:t>
      </w:r>
      <w:r w:rsidRPr="00597278">
        <w:rPr>
          <w:i/>
        </w:rPr>
        <w:t>Efficient coding of spatial information in the primate retina.</w:t>
      </w:r>
      <w:r w:rsidRPr="00597278">
        <w:t xml:space="preserve"> Journal of Neuroscience, 2012. </w:t>
      </w:r>
      <w:r w:rsidRPr="00597278">
        <w:rPr>
          <w:b/>
        </w:rPr>
        <w:t>32</w:t>
      </w:r>
      <w:r w:rsidRPr="00597278">
        <w:t>(46): p. 16256-16264.</w:t>
      </w:r>
    </w:p>
    <w:p w14:paraId="6F3E5BD1" w14:textId="77777777" w:rsidR="00597278" w:rsidRPr="00597278" w:rsidRDefault="00597278" w:rsidP="00597278">
      <w:pPr>
        <w:pStyle w:val="EndNoteBibliography"/>
        <w:spacing w:after="0"/>
        <w:ind w:left="720" w:hanging="720"/>
      </w:pPr>
      <w:r w:rsidRPr="00597278">
        <w:t>3.</w:t>
      </w:r>
      <w:r w:rsidRPr="00597278">
        <w:tab/>
        <w:t xml:space="preserve">Ocko, S., et al., </w:t>
      </w:r>
      <w:r w:rsidRPr="00597278">
        <w:rPr>
          <w:i/>
        </w:rPr>
        <w:t>The emergence of multiple retinal cell types through efficient coding of natural movies.</w:t>
      </w:r>
      <w:r w:rsidRPr="00597278">
        <w:t xml:space="preserve"> Advances in Neural Information Processing Systems, 2018. </w:t>
      </w:r>
      <w:r w:rsidRPr="00597278">
        <w:rPr>
          <w:b/>
        </w:rPr>
        <w:t>31</w:t>
      </w:r>
      <w:r w:rsidRPr="00597278">
        <w:t>.</w:t>
      </w:r>
    </w:p>
    <w:p w14:paraId="7DD93508" w14:textId="77777777" w:rsidR="00597278" w:rsidRPr="00597278" w:rsidRDefault="00597278" w:rsidP="00597278">
      <w:pPr>
        <w:pStyle w:val="EndNoteBibliography"/>
        <w:spacing w:after="0"/>
        <w:ind w:left="720" w:hanging="720"/>
      </w:pPr>
      <w:r w:rsidRPr="00597278">
        <w:t>4.</w:t>
      </w:r>
      <w:r w:rsidRPr="00597278">
        <w:tab/>
        <w:t xml:space="preserve">Pitkow, X. and M. Meister, </w:t>
      </w:r>
      <w:r w:rsidRPr="00597278">
        <w:rPr>
          <w:i/>
        </w:rPr>
        <w:t>Decorrelation and efficient coding by retinal ganglion cells.</w:t>
      </w:r>
      <w:r w:rsidRPr="00597278">
        <w:t xml:space="preserve"> Nature neuroscience, 2012. </w:t>
      </w:r>
      <w:r w:rsidRPr="00597278">
        <w:rPr>
          <w:b/>
        </w:rPr>
        <w:t>15</w:t>
      </w:r>
      <w:r w:rsidRPr="00597278">
        <w:t>(4): p. 628-635.</w:t>
      </w:r>
    </w:p>
    <w:p w14:paraId="3EF904A1" w14:textId="77777777" w:rsidR="00597278" w:rsidRPr="00597278" w:rsidRDefault="00597278" w:rsidP="00597278">
      <w:pPr>
        <w:pStyle w:val="EndNoteBibliography"/>
        <w:spacing w:after="0"/>
        <w:ind w:left="720" w:hanging="720"/>
      </w:pPr>
      <w:r w:rsidRPr="00597278">
        <w:t>5.</w:t>
      </w:r>
      <w:r w:rsidRPr="00597278">
        <w:tab/>
        <w:t xml:space="preserve">Soto, F., et al., </w:t>
      </w:r>
      <w:r w:rsidRPr="00597278">
        <w:rPr>
          <w:i/>
        </w:rPr>
        <w:t>Efficient coding by midget and parasol ganglion cells in the human retina.</w:t>
      </w:r>
      <w:r w:rsidRPr="00597278">
        <w:t xml:space="preserve"> Neuron, 2020. </w:t>
      </w:r>
      <w:r w:rsidRPr="00597278">
        <w:rPr>
          <w:b/>
        </w:rPr>
        <w:t>107</w:t>
      </w:r>
      <w:r w:rsidRPr="00597278">
        <w:t>(4): p. 656-666. e5.</w:t>
      </w:r>
    </w:p>
    <w:p w14:paraId="4DCFE9EB" w14:textId="77777777" w:rsidR="00597278" w:rsidRPr="00597278" w:rsidRDefault="00597278" w:rsidP="00597278">
      <w:pPr>
        <w:pStyle w:val="EndNoteBibliography"/>
        <w:spacing w:after="0"/>
        <w:ind w:left="720" w:hanging="720"/>
      </w:pPr>
      <w:r w:rsidRPr="00597278">
        <w:t>6.</w:t>
      </w:r>
      <w:r w:rsidRPr="00597278">
        <w:tab/>
        <w:t xml:space="preserve">Karklin, Y. and E. Simoncelli, </w:t>
      </w:r>
      <w:r w:rsidRPr="00597278">
        <w:rPr>
          <w:i/>
        </w:rPr>
        <w:t>Efficient coding of natural images with a population of noisy linear-nonlinear neurons.</w:t>
      </w:r>
      <w:r w:rsidRPr="00597278">
        <w:t xml:space="preserve"> Advances in neural information processing systems, 2011. </w:t>
      </w:r>
      <w:r w:rsidRPr="00597278">
        <w:rPr>
          <w:b/>
        </w:rPr>
        <w:t>24</w:t>
      </w:r>
      <w:r w:rsidRPr="00597278">
        <w:t>.</w:t>
      </w:r>
    </w:p>
    <w:p w14:paraId="3BFB7322" w14:textId="77777777" w:rsidR="00597278" w:rsidRPr="00597278" w:rsidRDefault="00597278" w:rsidP="00597278">
      <w:pPr>
        <w:pStyle w:val="EndNoteBibliography"/>
        <w:spacing w:after="0"/>
        <w:ind w:left="720" w:hanging="720"/>
      </w:pPr>
      <w:r w:rsidRPr="00597278">
        <w:t>7.</w:t>
      </w:r>
      <w:r w:rsidRPr="00597278">
        <w:tab/>
        <w:t xml:space="preserve">Lewicki, M.S., </w:t>
      </w:r>
      <w:r w:rsidRPr="00597278">
        <w:rPr>
          <w:i/>
        </w:rPr>
        <w:t>Efficient coding of natural sounds.</w:t>
      </w:r>
      <w:r w:rsidRPr="00597278">
        <w:t xml:space="preserve"> Nature neuroscience, 2002. </w:t>
      </w:r>
      <w:r w:rsidRPr="00597278">
        <w:rPr>
          <w:b/>
        </w:rPr>
        <w:t>5</w:t>
      </w:r>
      <w:r w:rsidRPr="00597278">
        <w:t>(4): p. 356-363.</w:t>
      </w:r>
    </w:p>
    <w:p w14:paraId="21277D83" w14:textId="77777777" w:rsidR="00597278" w:rsidRPr="00597278" w:rsidRDefault="00597278" w:rsidP="00597278">
      <w:pPr>
        <w:pStyle w:val="EndNoteBibliography"/>
        <w:spacing w:after="0"/>
        <w:ind w:left="720" w:hanging="720"/>
      </w:pPr>
      <w:r w:rsidRPr="00597278">
        <w:t>8.</w:t>
      </w:r>
      <w:r w:rsidRPr="00597278">
        <w:tab/>
        <w:t xml:space="preserve">Miller, L.E., et al., </w:t>
      </w:r>
      <w:r w:rsidRPr="00597278">
        <w:rPr>
          <w:i/>
        </w:rPr>
        <w:t>Somatosensory cortex efficiently processes touch located beyond the body.</w:t>
      </w:r>
      <w:r w:rsidRPr="00597278">
        <w:t xml:space="preserve"> Current Biology, 2019. </w:t>
      </w:r>
      <w:r w:rsidRPr="00597278">
        <w:rPr>
          <w:b/>
        </w:rPr>
        <w:t>29</w:t>
      </w:r>
      <w:r w:rsidRPr="00597278">
        <w:t>(24): p. 4276-4283. e5.</w:t>
      </w:r>
    </w:p>
    <w:p w14:paraId="0C804E26" w14:textId="77777777" w:rsidR="00597278" w:rsidRPr="00597278" w:rsidRDefault="00597278" w:rsidP="00597278">
      <w:pPr>
        <w:pStyle w:val="EndNoteBibliography"/>
        <w:spacing w:after="0"/>
        <w:ind w:left="720" w:hanging="720"/>
      </w:pPr>
      <w:r w:rsidRPr="00597278">
        <w:t>9.</w:t>
      </w:r>
      <w:r w:rsidRPr="00597278">
        <w:tab/>
        <w:t xml:space="preserve">Atick, J.J. and A.N. Redlich, </w:t>
      </w:r>
      <w:r w:rsidRPr="00597278">
        <w:rPr>
          <w:i/>
        </w:rPr>
        <w:t>Towards a theory of early visual processing.</w:t>
      </w:r>
      <w:r w:rsidRPr="00597278">
        <w:t xml:space="preserve"> Neural computation, 1990. </w:t>
      </w:r>
      <w:r w:rsidRPr="00597278">
        <w:rPr>
          <w:b/>
        </w:rPr>
        <w:t>2</w:t>
      </w:r>
      <w:r w:rsidRPr="00597278">
        <w:t>(3): p. 308-320.</w:t>
      </w:r>
    </w:p>
    <w:p w14:paraId="68EC4141" w14:textId="77777777" w:rsidR="00597278" w:rsidRPr="00597278" w:rsidRDefault="00597278" w:rsidP="00597278">
      <w:pPr>
        <w:pStyle w:val="EndNoteBibliography"/>
        <w:spacing w:after="0"/>
        <w:ind w:left="720" w:hanging="720"/>
      </w:pPr>
      <w:r w:rsidRPr="00597278">
        <w:t>10.</w:t>
      </w:r>
      <w:r w:rsidRPr="00597278">
        <w:tab/>
        <w:t xml:space="preserve">Atick, J.J. and A.N. Redlich, </w:t>
      </w:r>
      <w:r w:rsidRPr="00597278">
        <w:rPr>
          <w:i/>
        </w:rPr>
        <w:t>What does the retina know about natural scenes?</w:t>
      </w:r>
      <w:r w:rsidRPr="00597278">
        <w:t xml:space="preserve"> Neural computation, 1992. </w:t>
      </w:r>
      <w:r w:rsidRPr="00597278">
        <w:rPr>
          <w:b/>
        </w:rPr>
        <w:t>4</w:t>
      </w:r>
      <w:r w:rsidRPr="00597278">
        <w:t>(2): p. 196-210.</w:t>
      </w:r>
    </w:p>
    <w:p w14:paraId="68A76DC8" w14:textId="77777777" w:rsidR="00597278" w:rsidRPr="00597278" w:rsidRDefault="00597278" w:rsidP="00597278">
      <w:pPr>
        <w:pStyle w:val="EndNoteBibliography"/>
        <w:spacing w:after="0"/>
        <w:ind w:left="720" w:hanging="720"/>
      </w:pPr>
      <w:r w:rsidRPr="00597278">
        <w:t>11.</w:t>
      </w:r>
      <w:r w:rsidRPr="00597278">
        <w:tab/>
        <w:t xml:space="preserve">Crook, J.D., et al., </w:t>
      </w:r>
      <w:r w:rsidRPr="00597278">
        <w:rPr>
          <w:i/>
        </w:rPr>
        <w:t>Horizontal cell feedback without cone type-selective inhibition mediates “red–green” color opponency in midget ganglion cells of the primate retina.</w:t>
      </w:r>
      <w:r w:rsidRPr="00597278">
        <w:t xml:space="preserve"> Journal of Neuroscience, 2011. </w:t>
      </w:r>
      <w:r w:rsidRPr="00597278">
        <w:rPr>
          <w:b/>
        </w:rPr>
        <w:t>31</w:t>
      </w:r>
      <w:r w:rsidRPr="00597278">
        <w:t>(5): p. 1762-1772.</w:t>
      </w:r>
    </w:p>
    <w:p w14:paraId="5ABCBEB2" w14:textId="77777777" w:rsidR="00597278" w:rsidRPr="00597278" w:rsidRDefault="00597278" w:rsidP="00597278">
      <w:pPr>
        <w:pStyle w:val="EndNoteBibliography"/>
        <w:spacing w:after="0"/>
        <w:ind w:left="720" w:hanging="720"/>
      </w:pPr>
      <w:r w:rsidRPr="00597278">
        <w:t>12.</w:t>
      </w:r>
      <w:r w:rsidRPr="00597278">
        <w:tab/>
        <w:t xml:space="preserve">Dacey, D.M. </w:t>
      </w:r>
      <w:r w:rsidRPr="00597278">
        <w:rPr>
          <w:i/>
        </w:rPr>
        <w:t>Physiology, morphology and spatial densities of identified ganglion cell types in primate retina</w:t>
      </w:r>
      <w:r w:rsidRPr="00597278">
        <w:t xml:space="preserve">. in </w:t>
      </w:r>
      <w:r w:rsidRPr="00597278">
        <w:rPr>
          <w:i/>
        </w:rPr>
        <w:t>Ciba Foundation Symposium 184‐Higher‐Order Processing in the Visual System: Higher‐Order Processing in the Visual System: Ciba Foundation Symposium 184</w:t>
      </w:r>
      <w:r w:rsidRPr="00597278">
        <w:t>. 2007. Wiley Online Library.</w:t>
      </w:r>
    </w:p>
    <w:p w14:paraId="59F1E7EA" w14:textId="77777777" w:rsidR="00597278" w:rsidRPr="00597278" w:rsidRDefault="00597278" w:rsidP="00597278">
      <w:pPr>
        <w:pStyle w:val="EndNoteBibliography"/>
        <w:spacing w:after="0"/>
        <w:ind w:left="720" w:hanging="720"/>
      </w:pPr>
      <w:r w:rsidRPr="00597278">
        <w:t>13.</w:t>
      </w:r>
      <w:r w:rsidRPr="00597278">
        <w:tab/>
        <w:t xml:space="preserve">Conway, B.R., et al., </w:t>
      </w:r>
      <w:r w:rsidRPr="00597278">
        <w:rPr>
          <w:i/>
        </w:rPr>
        <w:t>Advances in color science: from retina to behavior.</w:t>
      </w:r>
      <w:r w:rsidRPr="00597278">
        <w:t xml:space="preserve"> Journal of Neuroscience, 2010. </w:t>
      </w:r>
      <w:r w:rsidRPr="00597278">
        <w:rPr>
          <w:b/>
        </w:rPr>
        <w:t>30</w:t>
      </w:r>
      <w:r w:rsidRPr="00597278">
        <w:t>(45): p. 14955-14963.</w:t>
      </w:r>
    </w:p>
    <w:p w14:paraId="2A2EFBF6" w14:textId="77777777" w:rsidR="00597278" w:rsidRPr="00597278" w:rsidRDefault="00597278" w:rsidP="00597278">
      <w:pPr>
        <w:pStyle w:val="EndNoteBibliography"/>
        <w:spacing w:after="0"/>
        <w:ind w:left="720" w:hanging="720"/>
      </w:pPr>
      <w:r w:rsidRPr="00597278">
        <w:t>14.</w:t>
      </w:r>
      <w:r w:rsidRPr="00597278">
        <w:tab/>
        <w:t xml:space="preserve">Martin, P.R., et al., </w:t>
      </w:r>
      <w:r w:rsidRPr="00597278">
        <w:rPr>
          <w:i/>
        </w:rPr>
        <w:t>Chromatic sensitivity of ganglion cells in the peripheral primate retina.</w:t>
      </w:r>
      <w:r w:rsidRPr="00597278">
        <w:t xml:space="preserve"> Nature, 2001. </w:t>
      </w:r>
      <w:r w:rsidRPr="00597278">
        <w:rPr>
          <w:b/>
        </w:rPr>
        <w:t>410</w:t>
      </w:r>
      <w:r w:rsidRPr="00597278">
        <w:t>(6831): p. 933-936.</w:t>
      </w:r>
    </w:p>
    <w:p w14:paraId="29FA6575" w14:textId="77777777" w:rsidR="00597278" w:rsidRPr="00597278" w:rsidRDefault="00597278" w:rsidP="00597278">
      <w:pPr>
        <w:pStyle w:val="EndNoteBibliography"/>
        <w:spacing w:after="0"/>
        <w:ind w:left="720" w:hanging="720"/>
      </w:pPr>
      <w:r w:rsidRPr="00597278">
        <w:t>15.</w:t>
      </w:r>
      <w:r w:rsidRPr="00597278">
        <w:tab/>
        <w:t xml:space="preserve">Wässle, H., et al., </w:t>
      </w:r>
      <w:r w:rsidRPr="00597278">
        <w:rPr>
          <w:i/>
        </w:rPr>
        <w:t>Retinal ganglion cell density and cortical magnification factor in the primate.</w:t>
      </w:r>
      <w:r w:rsidRPr="00597278">
        <w:t xml:space="preserve"> Vision research, 1990. </w:t>
      </w:r>
      <w:r w:rsidRPr="00597278">
        <w:rPr>
          <w:b/>
        </w:rPr>
        <w:t>30</w:t>
      </w:r>
      <w:r w:rsidRPr="00597278">
        <w:t>(11): p. 1897-1911.</w:t>
      </w:r>
    </w:p>
    <w:p w14:paraId="20731B57" w14:textId="77777777" w:rsidR="00597278" w:rsidRPr="00597278" w:rsidRDefault="00597278" w:rsidP="00597278">
      <w:pPr>
        <w:pStyle w:val="EndNoteBibliography"/>
        <w:spacing w:after="0"/>
        <w:ind w:left="720" w:hanging="720"/>
      </w:pPr>
      <w:r w:rsidRPr="00597278">
        <w:t>16.</w:t>
      </w:r>
      <w:r w:rsidRPr="00597278">
        <w:tab/>
        <w:t xml:space="preserve">Rasmussen, R. and K. Yonehara, </w:t>
      </w:r>
      <w:r w:rsidRPr="00597278">
        <w:rPr>
          <w:i/>
        </w:rPr>
        <w:t>Contributions of retinal direction selectivity to central visual processing.</w:t>
      </w:r>
      <w:r w:rsidRPr="00597278">
        <w:t xml:space="preserve"> Current Biology, 2020. </w:t>
      </w:r>
      <w:r w:rsidRPr="00597278">
        <w:rPr>
          <w:b/>
        </w:rPr>
        <w:t>30</w:t>
      </w:r>
      <w:r w:rsidRPr="00597278">
        <w:t>(15): p. R897-R903.</w:t>
      </w:r>
    </w:p>
    <w:p w14:paraId="7365B8E4" w14:textId="77777777" w:rsidR="00597278" w:rsidRPr="00597278" w:rsidRDefault="00597278" w:rsidP="00597278">
      <w:pPr>
        <w:pStyle w:val="EndNoteBibliography"/>
        <w:spacing w:after="0"/>
        <w:ind w:left="720" w:hanging="720"/>
      </w:pPr>
      <w:r w:rsidRPr="00597278">
        <w:t>17.</w:t>
      </w:r>
      <w:r w:rsidRPr="00597278">
        <w:tab/>
        <w:t xml:space="preserve">Vaney, D.I., B. Sivyer, and W.R. Taylor, </w:t>
      </w:r>
      <w:r w:rsidRPr="00597278">
        <w:rPr>
          <w:i/>
        </w:rPr>
        <w:t>Direction selectivity in the retina: symmetry and asymmetry in structure and function.</w:t>
      </w:r>
      <w:r w:rsidRPr="00597278">
        <w:t xml:space="preserve"> Nature Reviews Neuroscience, 2012. </w:t>
      </w:r>
      <w:r w:rsidRPr="00597278">
        <w:rPr>
          <w:b/>
        </w:rPr>
        <w:t>13</w:t>
      </w:r>
      <w:r w:rsidRPr="00597278">
        <w:t>(3): p. 194-208.</w:t>
      </w:r>
    </w:p>
    <w:p w14:paraId="107DE183" w14:textId="77777777" w:rsidR="00597278" w:rsidRPr="00597278" w:rsidRDefault="00597278" w:rsidP="00597278">
      <w:pPr>
        <w:pStyle w:val="EndNoteBibliography"/>
        <w:spacing w:after="0"/>
        <w:ind w:left="720" w:hanging="720"/>
      </w:pPr>
      <w:r w:rsidRPr="00597278">
        <w:t>18.</w:t>
      </w:r>
      <w:r w:rsidRPr="00597278">
        <w:tab/>
        <w:t xml:space="preserve">Wei, W., et al., </w:t>
      </w:r>
      <w:r w:rsidRPr="00597278">
        <w:rPr>
          <w:i/>
        </w:rPr>
        <w:t>Development of asymmetric inhibition underlying direction selectivity in the retina.</w:t>
      </w:r>
      <w:r w:rsidRPr="00597278">
        <w:t xml:space="preserve"> Nature, 2011. </w:t>
      </w:r>
      <w:r w:rsidRPr="00597278">
        <w:rPr>
          <w:b/>
        </w:rPr>
        <w:t>469</w:t>
      </w:r>
      <w:r w:rsidRPr="00597278">
        <w:t>(7330): p. 402-406.</w:t>
      </w:r>
    </w:p>
    <w:p w14:paraId="05C04C6F" w14:textId="77777777" w:rsidR="00597278" w:rsidRPr="00597278" w:rsidRDefault="00597278" w:rsidP="00597278">
      <w:pPr>
        <w:pStyle w:val="EndNoteBibliography"/>
        <w:spacing w:after="0"/>
        <w:ind w:left="720" w:hanging="720"/>
      </w:pPr>
      <w:r w:rsidRPr="00597278">
        <w:t>19.</w:t>
      </w:r>
      <w:r w:rsidRPr="00597278">
        <w:tab/>
        <w:t xml:space="preserve">Jun, N.Y., G. Field, and J. Pearson, </w:t>
      </w:r>
      <w:r w:rsidRPr="00597278">
        <w:rPr>
          <w:i/>
        </w:rPr>
        <w:t>Efficient coding, channel capacity, and the emergence of retinal mosaics.</w:t>
      </w:r>
      <w:r w:rsidRPr="00597278">
        <w:t xml:space="preserve"> Advances in neural information processing systems, 2022. </w:t>
      </w:r>
      <w:r w:rsidRPr="00597278">
        <w:rPr>
          <w:b/>
        </w:rPr>
        <w:t>35</w:t>
      </w:r>
      <w:r w:rsidRPr="00597278">
        <w:t>: p. 32311-32324.</w:t>
      </w:r>
    </w:p>
    <w:p w14:paraId="2B8B3FCE" w14:textId="77777777" w:rsidR="00597278" w:rsidRPr="00597278" w:rsidRDefault="00597278" w:rsidP="00597278">
      <w:pPr>
        <w:pStyle w:val="EndNoteBibliography"/>
        <w:spacing w:after="0"/>
        <w:ind w:left="720" w:hanging="720"/>
      </w:pPr>
      <w:r w:rsidRPr="00597278">
        <w:t>20.</w:t>
      </w:r>
      <w:r w:rsidRPr="00597278">
        <w:tab/>
        <w:t xml:space="preserve">Levenstein, D., et al., </w:t>
      </w:r>
      <w:r w:rsidRPr="00597278">
        <w:rPr>
          <w:i/>
        </w:rPr>
        <w:t>On the role of theory and modeling in neuroscience.</w:t>
      </w:r>
      <w:r w:rsidRPr="00597278">
        <w:t xml:space="preserve"> Journal of Neuroscience, 2023. </w:t>
      </w:r>
      <w:r w:rsidRPr="00597278">
        <w:rPr>
          <w:b/>
        </w:rPr>
        <w:t>43</w:t>
      </w:r>
      <w:r w:rsidRPr="00597278">
        <w:t>(7): p. 1074-1088.</w:t>
      </w:r>
    </w:p>
    <w:p w14:paraId="74DFC826" w14:textId="77777777" w:rsidR="00597278" w:rsidRPr="00597278" w:rsidRDefault="00597278" w:rsidP="00597278">
      <w:pPr>
        <w:pStyle w:val="EndNoteBibliography"/>
        <w:spacing w:after="0"/>
        <w:ind w:left="720" w:hanging="720"/>
      </w:pPr>
      <w:r w:rsidRPr="00597278">
        <w:t>21.</w:t>
      </w:r>
      <w:r w:rsidRPr="00597278">
        <w:tab/>
        <w:t xml:space="preserve">Kaneko, A., </w:t>
      </w:r>
      <w:r w:rsidRPr="00597278">
        <w:rPr>
          <w:i/>
        </w:rPr>
        <w:t>Physiology of the retina.</w:t>
      </w:r>
      <w:r w:rsidRPr="00597278">
        <w:t xml:space="preserve"> Annual review of neuroscience, 1979. </w:t>
      </w:r>
      <w:r w:rsidRPr="00597278">
        <w:rPr>
          <w:b/>
        </w:rPr>
        <w:t>2</w:t>
      </w:r>
      <w:r w:rsidRPr="00597278">
        <w:t>(1): p. 169-191.</w:t>
      </w:r>
    </w:p>
    <w:p w14:paraId="21621AD3" w14:textId="77777777" w:rsidR="00597278" w:rsidRPr="00597278" w:rsidRDefault="00597278" w:rsidP="00597278">
      <w:pPr>
        <w:pStyle w:val="EndNoteBibliography"/>
        <w:spacing w:after="0"/>
        <w:ind w:left="720" w:hanging="720"/>
      </w:pPr>
      <w:r w:rsidRPr="00597278">
        <w:t>22.</w:t>
      </w:r>
      <w:r w:rsidRPr="00597278">
        <w:tab/>
        <w:t xml:space="preserve">Jun, N.Y., G.D. Field, and J. Pearson, </w:t>
      </w:r>
      <w:r w:rsidRPr="00597278">
        <w:rPr>
          <w:i/>
        </w:rPr>
        <w:t>Scene statistics and noise determine the relative arrangement of receptive field mosaics.</w:t>
      </w:r>
      <w:r w:rsidRPr="00597278">
        <w:t xml:space="preserve"> Proceedings of the National Academy of Sciences, 2021. </w:t>
      </w:r>
      <w:r w:rsidRPr="00597278">
        <w:rPr>
          <w:b/>
        </w:rPr>
        <w:t>118</w:t>
      </w:r>
      <w:r w:rsidRPr="00597278">
        <w:t>(39): p. e2105115118.</w:t>
      </w:r>
    </w:p>
    <w:p w14:paraId="66D5F0FC" w14:textId="77777777" w:rsidR="00597278" w:rsidRPr="00597278" w:rsidRDefault="00597278" w:rsidP="00597278">
      <w:pPr>
        <w:pStyle w:val="EndNoteBibliography"/>
        <w:spacing w:after="0"/>
        <w:ind w:left="720" w:hanging="720"/>
      </w:pPr>
      <w:r w:rsidRPr="00597278">
        <w:t>23.</w:t>
      </w:r>
      <w:r w:rsidRPr="00597278">
        <w:tab/>
        <w:t xml:space="preserve">Maheswaranathan, N., et al., </w:t>
      </w:r>
      <w:r w:rsidRPr="00597278">
        <w:rPr>
          <w:i/>
        </w:rPr>
        <w:t>Inferring hidden structure in multilayered neural circuits.</w:t>
      </w:r>
      <w:r w:rsidRPr="00597278">
        <w:t xml:space="preserve"> PLoS computational biology, 2018. </w:t>
      </w:r>
      <w:r w:rsidRPr="00597278">
        <w:rPr>
          <w:b/>
        </w:rPr>
        <w:t>14</w:t>
      </w:r>
      <w:r w:rsidRPr="00597278">
        <w:t>(8): p. e1006291.</w:t>
      </w:r>
    </w:p>
    <w:p w14:paraId="4500C692" w14:textId="77777777" w:rsidR="00597278" w:rsidRPr="00597278" w:rsidRDefault="00597278" w:rsidP="00597278">
      <w:pPr>
        <w:pStyle w:val="EndNoteBibliography"/>
        <w:spacing w:after="0"/>
        <w:ind w:left="720" w:hanging="720"/>
      </w:pPr>
      <w:r w:rsidRPr="00597278">
        <w:lastRenderedPageBreak/>
        <w:t>24.</w:t>
      </w:r>
      <w:r w:rsidRPr="00597278">
        <w:tab/>
        <w:t xml:space="preserve">Atick, J.J., Z. Li, and A.N. Redlich, </w:t>
      </w:r>
      <w:r w:rsidRPr="00597278">
        <w:rPr>
          <w:i/>
        </w:rPr>
        <w:t>Understanding retinal color coding from first principles.</w:t>
      </w:r>
      <w:r w:rsidRPr="00597278">
        <w:t xml:space="preserve"> Neural computation, 1992. </w:t>
      </w:r>
      <w:r w:rsidRPr="00597278">
        <w:rPr>
          <w:b/>
        </w:rPr>
        <w:t>4</w:t>
      </w:r>
      <w:r w:rsidRPr="00597278">
        <w:t>(4): p. 559-572.</w:t>
      </w:r>
    </w:p>
    <w:p w14:paraId="68428E33" w14:textId="77777777" w:rsidR="00597278" w:rsidRPr="00597278" w:rsidRDefault="00597278" w:rsidP="00597278">
      <w:pPr>
        <w:pStyle w:val="EndNoteBibliography"/>
        <w:spacing w:after="0"/>
        <w:ind w:left="720" w:hanging="720"/>
      </w:pPr>
      <w:r w:rsidRPr="00597278">
        <w:t>25.</w:t>
      </w:r>
      <w:r w:rsidRPr="00597278">
        <w:tab/>
        <w:t xml:space="preserve">Kim, J.S., et al., </w:t>
      </w:r>
      <w:r w:rsidRPr="00597278">
        <w:rPr>
          <w:i/>
        </w:rPr>
        <w:t>Space–time wiring specificity supports direction selectivity in the retina.</w:t>
      </w:r>
      <w:r w:rsidRPr="00597278">
        <w:t xml:space="preserve"> Nature, 2014. </w:t>
      </w:r>
      <w:r w:rsidRPr="00597278">
        <w:rPr>
          <w:b/>
        </w:rPr>
        <w:t>509</w:t>
      </w:r>
      <w:r w:rsidRPr="00597278">
        <w:t>(7500): p. 331-336.</w:t>
      </w:r>
    </w:p>
    <w:p w14:paraId="70158C43" w14:textId="77777777" w:rsidR="00597278" w:rsidRPr="00597278" w:rsidRDefault="00597278" w:rsidP="00597278">
      <w:pPr>
        <w:pStyle w:val="EndNoteBibliography"/>
        <w:spacing w:after="0"/>
        <w:ind w:left="720" w:hanging="720"/>
      </w:pPr>
      <w:r w:rsidRPr="00597278">
        <w:t>26.</w:t>
      </w:r>
      <w:r w:rsidRPr="00597278">
        <w:tab/>
        <w:t xml:space="preserve">Kingma, D.P. and J. Ba, </w:t>
      </w:r>
      <w:r w:rsidRPr="00597278">
        <w:rPr>
          <w:i/>
        </w:rPr>
        <w:t>Adam: A method for stochastic optimization.</w:t>
      </w:r>
      <w:r w:rsidRPr="00597278">
        <w:t xml:space="preserve"> arXiv preprint arXiv:1412.6980, 2014.</w:t>
      </w:r>
    </w:p>
    <w:p w14:paraId="00DCE75A" w14:textId="77777777" w:rsidR="00597278" w:rsidRPr="00597278" w:rsidRDefault="00597278" w:rsidP="00597278">
      <w:pPr>
        <w:pStyle w:val="EndNoteBibliography"/>
        <w:spacing w:after="0"/>
        <w:ind w:left="720" w:hanging="720"/>
      </w:pPr>
      <w:r w:rsidRPr="00597278">
        <w:t>27.</w:t>
      </w:r>
      <w:r w:rsidRPr="00597278">
        <w:tab/>
        <w:t xml:space="preserve">Lee, T.-W., T. Wachtler, and T.J. Sejnowski, </w:t>
      </w:r>
      <w:r w:rsidRPr="00597278">
        <w:rPr>
          <w:i/>
        </w:rPr>
        <w:t>Color opponency is an efficient representation of spectral properties in natural scenes.</w:t>
      </w:r>
      <w:r w:rsidRPr="00597278">
        <w:t xml:space="preserve"> Vision Research, 2002. </w:t>
      </w:r>
      <w:r w:rsidRPr="00597278">
        <w:rPr>
          <w:b/>
        </w:rPr>
        <w:t>42</w:t>
      </w:r>
      <w:r w:rsidRPr="00597278">
        <w:t>(17): p. 2095-2103.</w:t>
      </w:r>
    </w:p>
    <w:p w14:paraId="4BDA8F30" w14:textId="77777777" w:rsidR="00597278" w:rsidRPr="00597278" w:rsidRDefault="00597278" w:rsidP="00597278">
      <w:pPr>
        <w:pStyle w:val="EndNoteBibliography"/>
        <w:spacing w:after="0"/>
        <w:ind w:left="720" w:hanging="720"/>
      </w:pPr>
      <w:r w:rsidRPr="00597278">
        <w:t>28.</w:t>
      </w:r>
      <w:r w:rsidRPr="00597278">
        <w:tab/>
        <w:t xml:space="preserve">Doi, E., et al., </w:t>
      </w:r>
      <w:r w:rsidRPr="00597278">
        <w:rPr>
          <w:i/>
        </w:rPr>
        <w:t>Spatiochromatic receptive field properties derived from information-theoretic analyses of cone mosaic responses to natural scenes.</w:t>
      </w:r>
      <w:r w:rsidRPr="00597278">
        <w:t xml:space="preserve"> Neural computation, 2003. </w:t>
      </w:r>
      <w:r w:rsidRPr="00597278">
        <w:rPr>
          <w:b/>
        </w:rPr>
        <w:t>15</w:t>
      </w:r>
      <w:r w:rsidRPr="00597278">
        <w:t>(2): p. 397-417.</w:t>
      </w:r>
    </w:p>
    <w:p w14:paraId="0576C3BF" w14:textId="77777777" w:rsidR="00597278" w:rsidRPr="00597278" w:rsidRDefault="00597278" w:rsidP="00597278">
      <w:pPr>
        <w:pStyle w:val="EndNoteBibliography"/>
        <w:spacing w:after="0"/>
        <w:ind w:left="720" w:hanging="720"/>
      </w:pPr>
      <w:r w:rsidRPr="00597278">
        <w:t>29.</w:t>
      </w:r>
      <w:r w:rsidRPr="00597278">
        <w:tab/>
        <w:t xml:space="preserve">Baylor, D., B. Nunn, and J. Schnapf, </w:t>
      </w:r>
      <w:r w:rsidRPr="00597278">
        <w:rPr>
          <w:i/>
        </w:rPr>
        <w:t>Spectral sensitivity of cones of the monkey Macaca fascicularis.</w:t>
      </w:r>
      <w:r w:rsidRPr="00597278">
        <w:t xml:space="preserve"> The Journal of Physiology, 1987. </w:t>
      </w:r>
      <w:r w:rsidRPr="00597278">
        <w:rPr>
          <w:b/>
        </w:rPr>
        <w:t>390</w:t>
      </w:r>
      <w:r w:rsidRPr="00597278">
        <w:t>(1): p. 145-160.</w:t>
      </w:r>
    </w:p>
    <w:p w14:paraId="44BFA00C" w14:textId="77777777" w:rsidR="00597278" w:rsidRPr="00597278" w:rsidRDefault="00597278" w:rsidP="00597278">
      <w:pPr>
        <w:pStyle w:val="EndNoteBibliography"/>
        <w:spacing w:after="0"/>
        <w:ind w:left="720" w:hanging="720"/>
      </w:pPr>
      <w:r w:rsidRPr="00597278">
        <w:t>30.</w:t>
      </w:r>
      <w:r w:rsidRPr="00597278">
        <w:tab/>
        <w:t xml:space="preserve">Antinucci, P. and R. Hindges, </w:t>
      </w:r>
      <w:r w:rsidRPr="00597278">
        <w:rPr>
          <w:i/>
        </w:rPr>
        <w:t>Orientation-selective retinal circuits in vertebrates.</w:t>
      </w:r>
      <w:r w:rsidRPr="00597278">
        <w:t xml:space="preserve"> Frontiers in neural circuits, 2018. </w:t>
      </w:r>
      <w:r w:rsidRPr="00597278">
        <w:rPr>
          <w:b/>
        </w:rPr>
        <w:t>12</w:t>
      </w:r>
      <w:r w:rsidRPr="00597278">
        <w:t>: p. 11.</w:t>
      </w:r>
    </w:p>
    <w:p w14:paraId="6FB3834B" w14:textId="77777777" w:rsidR="00597278" w:rsidRPr="00597278" w:rsidRDefault="00597278" w:rsidP="00597278">
      <w:pPr>
        <w:pStyle w:val="EndNoteBibliography"/>
        <w:spacing w:after="0"/>
        <w:ind w:left="720" w:hanging="720"/>
      </w:pPr>
      <w:r w:rsidRPr="00597278">
        <w:t>31.</w:t>
      </w:r>
      <w:r w:rsidRPr="00597278">
        <w:tab/>
        <w:t xml:space="preserve">Mechler, F. and D.L. Ringach, </w:t>
      </w:r>
      <w:r w:rsidRPr="00597278">
        <w:rPr>
          <w:i/>
        </w:rPr>
        <w:t>On the classification of simple and complex cells.</w:t>
      </w:r>
      <w:r w:rsidRPr="00597278">
        <w:t xml:space="preserve"> Vision research, 2002. </w:t>
      </w:r>
      <w:r w:rsidRPr="00597278">
        <w:rPr>
          <w:b/>
        </w:rPr>
        <w:t>42</w:t>
      </w:r>
      <w:r w:rsidRPr="00597278">
        <w:t>(8): p. 1017-1033.</w:t>
      </w:r>
    </w:p>
    <w:p w14:paraId="115586EC" w14:textId="77777777" w:rsidR="00597278" w:rsidRPr="00597278" w:rsidRDefault="00597278" w:rsidP="00597278">
      <w:pPr>
        <w:pStyle w:val="EndNoteBibliography"/>
        <w:spacing w:after="0"/>
        <w:ind w:left="720" w:hanging="720"/>
      </w:pPr>
      <w:r w:rsidRPr="00597278">
        <w:t>32.</w:t>
      </w:r>
      <w:r w:rsidRPr="00597278">
        <w:tab/>
        <w:t xml:space="preserve">Barlow, H. and W.R. Levick, </w:t>
      </w:r>
      <w:r w:rsidRPr="00597278">
        <w:rPr>
          <w:i/>
        </w:rPr>
        <w:t>The mechanism of directionally selective units in rabbit's retina.</w:t>
      </w:r>
      <w:r w:rsidRPr="00597278">
        <w:t xml:space="preserve"> The Journal of physiology, 1965. </w:t>
      </w:r>
      <w:r w:rsidRPr="00597278">
        <w:rPr>
          <w:b/>
        </w:rPr>
        <w:t>178</w:t>
      </w:r>
      <w:r w:rsidRPr="00597278">
        <w:t>(3): p. 477.</w:t>
      </w:r>
    </w:p>
    <w:p w14:paraId="577322AC" w14:textId="77777777" w:rsidR="00597278" w:rsidRPr="00597278" w:rsidRDefault="00597278" w:rsidP="00597278">
      <w:pPr>
        <w:pStyle w:val="EndNoteBibliography"/>
        <w:spacing w:after="0"/>
        <w:ind w:left="720" w:hanging="720"/>
      </w:pPr>
      <w:r w:rsidRPr="00597278">
        <w:t>33.</w:t>
      </w:r>
      <w:r w:rsidRPr="00597278">
        <w:tab/>
        <w:t xml:space="preserve">Kim, Y.J., et al., </w:t>
      </w:r>
      <w:r w:rsidRPr="00597278">
        <w:rPr>
          <w:i/>
        </w:rPr>
        <w:t>Origins of direction selectivity in the primate retina.</w:t>
      </w:r>
      <w:r w:rsidRPr="00597278">
        <w:t xml:space="preserve"> Nature communications, 2022. </w:t>
      </w:r>
      <w:r w:rsidRPr="00597278">
        <w:rPr>
          <w:b/>
        </w:rPr>
        <w:t>13</w:t>
      </w:r>
      <w:r w:rsidRPr="00597278">
        <w:t>(1): p. 2862.</w:t>
      </w:r>
    </w:p>
    <w:p w14:paraId="2749C5C2" w14:textId="77777777" w:rsidR="00597278" w:rsidRPr="00597278" w:rsidRDefault="00597278" w:rsidP="00597278">
      <w:pPr>
        <w:pStyle w:val="EndNoteBibliography"/>
        <w:spacing w:after="0"/>
        <w:ind w:left="720" w:hanging="720"/>
      </w:pPr>
      <w:r w:rsidRPr="00597278">
        <w:t>34.</w:t>
      </w:r>
      <w:r w:rsidRPr="00597278">
        <w:tab/>
        <w:t xml:space="preserve">Salisbury, J.M. and S.E. Palmer, </w:t>
      </w:r>
      <w:r w:rsidRPr="00597278">
        <w:rPr>
          <w:i/>
        </w:rPr>
        <w:t>Optimal prediction in the retina and natural motion statistics.</w:t>
      </w:r>
      <w:r w:rsidRPr="00597278">
        <w:t xml:space="preserve"> Journal of Statistical Physics, 2016. </w:t>
      </w:r>
      <w:r w:rsidRPr="00597278">
        <w:rPr>
          <w:b/>
        </w:rPr>
        <w:t>162</w:t>
      </w:r>
      <w:r w:rsidRPr="00597278">
        <w:t>(5): p. 1309-1323.</w:t>
      </w:r>
    </w:p>
    <w:p w14:paraId="15B1C911" w14:textId="77777777" w:rsidR="00597278" w:rsidRPr="00597278" w:rsidRDefault="00597278" w:rsidP="00597278">
      <w:pPr>
        <w:pStyle w:val="EndNoteBibliography"/>
        <w:ind w:left="720" w:hanging="720"/>
      </w:pPr>
      <w:r w:rsidRPr="00597278">
        <w:t>35.</w:t>
      </w:r>
      <w:r w:rsidRPr="00597278">
        <w:tab/>
        <w:t xml:space="preserve">Yasui, S., W. Davis, and K.-I. Naka, </w:t>
      </w:r>
      <w:r w:rsidRPr="00597278">
        <w:rPr>
          <w:i/>
        </w:rPr>
        <w:t>Spatio-temporal receptive field measurement of retinal neurons by random pattern stimulation and cross correlation.</w:t>
      </w:r>
      <w:r w:rsidRPr="00597278">
        <w:t xml:space="preserve"> IEEE Transactions on Biomedical Engineering, 1979(5): p. 263-272.</w:t>
      </w:r>
    </w:p>
    <w:p w14:paraId="19B54D01" w14:textId="7751BC4D" w:rsidR="001053E9" w:rsidRPr="00647D17" w:rsidRDefault="001B7C90" w:rsidP="00647D1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053E9" w:rsidRPr="00647D17" w:rsidSect="00071D97">
      <w:headerReference w:type="default" r:id="rId23"/>
      <w:footerReference w:type="default" r:id="rId24"/>
      <w:endnotePr>
        <w:numFmt w:val="decimal"/>
      </w:endnotePr>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2" w:author="David St-Amand" w:date="2023-11-23T20:13:00Z" w:initials="DS">
    <w:p w14:paraId="6B7F51AF" w14:textId="6FF245BF" w:rsidR="004972CF" w:rsidRDefault="004972CF">
      <w:pPr>
        <w:pStyle w:val="CommentText"/>
      </w:pPr>
      <w:r>
        <w:rPr>
          <w:rStyle w:val="CommentReference"/>
        </w:rPr>
        <w:annotationRef/>
      </w:r>
      <w:r>
        <w:rPr>
          <w:rStyle w:val="CommentReference"/>
        </w:rPr>
        <w:t xml:space="preserve">Extend this to correlated channels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7F51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31295DB" w16cex:dateUtc="2023-11-24T0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7F51AF" w16cid:durableId="331295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FBBC2" w14:textId="77777777" w:rsidR="00885AD6" w:rsidRDefault="00885AD6">
      <w:pPr>
        <w:spacing w:after="0" w:line="240" w:lineRule="auto"/>
      </w:pPr>
      <w:r>
        <w:separator/>
      </w:r>
    </w:p>
  </w:endnote>
  <w:endnote w:type="continuationSeparator" w:id="0">
    <w:p w14:paraId="2CFE332C" w14:textId="77777777" w:rsidR="00885AD6" w:rsidRDefault="00885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2003"/>
      <w:docPartObj>
        <w:docPartGallery w:val="Page Numbers (Bottom of Page)"/>
        <w:docPartUnique/>
      </w:docPartObj>
    </w:sdtPr>
    <w:sdtEndPr>
      <w:rPr>
        <w:noProof/>
      </w:rPr>
    </w:sdtEndPr>
    <w:sdtContent>
      <w:p w14:paraId="62AB6904" w14:textId="77777777" w:rsidR="003B019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8A674" w14:textId="77777777" w:rsidR="003B0191" w:rsidRDefault="003B0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06887" w14:textId="77777777" w:rsidR="00885AD6" w:rsidRDefault="00885AD6">
      <w:pPr>
        <w:spacing w:after="0" w:line="240" w:lineRule="auto"/>
      </w:pPr>
      <w:r>
        <w:separator/>
      </w:r>
    </w:p>
  </w:footnote>
  <w:footnote w:type="continuationSeparator" w:id="0">
    <w:p w14:paraId="3C2F034B" w14:textId="77777777" w:rsidR="00885AD6" w:rsidRDefault="00885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F34B" w14:textId="77777777" w:rsidR="003B0191" w:rsidRDefault="00000000">
    <w:pPr>
      <w:pStyle w:val="Header"/>
    </w:pPr>
    <w:r>
      <w:tab/>
    </w:r>
    <w:r>
      <w:tab/>
      <w:t>David St-Amand</w:t>
    </w:r>
  </w:p>
  <w:p w14:paraId="41ED53E5" w14:textId="77777777" w:rsidR="003B0191" w:rsidRDefault="003B0191">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St-Amand">
    <w15:presenceInfo w15:providerId="AD" w15:userId="S::david.st-amand@mail.mcgill.ca::830d4aea-3b36-4f27-bbc2-e0642298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ord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d52x90lterdlefr95xtvpjftes5w9fpzwx&quot;&gt;NSERC_citations&lt;record-ids&gt;&lt;item&gt;3&lt;/item&gt;&lt;item&gt;4&lt;/item&gt;&lt;item&gt;8&lt;/item&gt;&lt;item&gt;12&lt;/item&gt;&lt;item&gt;17&lt;/item&gt;&lt;item&gt;18&lt;/item&gt;&lt;item&gt;22&lt;/item&gt;&lt;item&gt;24&lt;/item&gt;&lt;item&gt;25&lt;/item&gt;&lt;item&gt;26&lt;/item&gt;&lt;item&gt;27&lt;/item&gt;&lt;item&gt;29&lt;/item&gt;&lt;item&gt;30&lt;/item&gt;&lt;item&gt;31&lt;/item&gt;&lt;item&gt;32&lt;/item&gt;&lt;item&gt;33&lt;/item&gt;&lt;item&gt;34&lt;/item&gt;&lt;item&gt;35&lt;/item&gt;&lt;item&gt;38&lt;/item&gt;&lt;item&gt;40&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record-ids&gt;&lt;/item&gt;&lt;/Libraries&gt;"/>
  </w:docVars>
  <w:rsids>
    <w:rsidRoot w:val="00647D17"/>
    <w:rsid w:val="00000FB6"/>
    <w:rsid w:val="000056EF"/>
    <w:rsid w:val="00035A47"/>
    <w:rsid w:val="000402A0"/>
    <w:rsid w:val="00046C55"/>
    <w:rsid w:val="00053789"/>
    <w:rsid w:val="00055B87"/>
    <w:rsid w:val="00062669"/>
    <w:rsid w:val="000659F0"/>
    <w:rsid w:val="00082DF0"/>
    <w:rsid w:val="00094DE1"/>
    <w:rsid w:val="00094FEC"/>
    <w:rsid w:val="000A0C51"/>
    <w:rsid w:val="000A40AD"/>
    <w:rsid w:val="000A7C55"/>
    <w:rsid w:val="000B4136"/>
    <w:rsid w:val="000C1EBF"/>
    <w:rsid w:val="000D0E00"/>
    <w:rsid w:val="000E3775"/>
    <w:rsid w:val="000F5DE3"/>
    <w:rsid w:val="001053E9"/>
    <w:rsid w:val="001111E7"/>
    <w:rsid w:val="0012490A"/>
    <w:rsid w:val="0013056E"/>
    <w:rsid w:val="00143DC5"/>
    <w:rsid w:val="00172D06"/>
    <w:rsid w:val="00186FD7"/>
    <w:rsid w:val="001904DB"/>
    <w:rsid w:val="001A2920"/>
    <w:rsid w:val="001A47AB"/>
    <w:rsid w:val="001B7C90"/>
    <w:rsid w:val="001C2A06"/>
    <w:rsid w:val="001C7FFE"/>
    <w:rsid w:val="001E1D98"/>
    <w:rsid w:val="001E4E2F"/>
    <w:rsid w:val="001E74DC"/>
    <w:rsid w:val="001F4AF6"/>
    <w:rsid w:val="00204CEF"/>
    <w:rsid w:val="00243B78"/>
    <w:rsid w:val="002449F4"/>
    <w:rsid w:val="002502DE"/>
    <w:rsid w:val="00253076"/>
    <w:rsid w:val="002900BA"/>
    <w:rsid w:val="00293580"/>
    <w:rsid w:val="002B48BF"/>
    <w:rsid w:val="002D5E3D"/>
    <w:rsid w:val="002E397E"/>
    <w:rsid w:val="002E78BE"/>
    <w:rsid w:val="002E79C3"/>
    <w:rsid w:val="002F62D6"/>
    <w:rsid w:val="00337C7C"/>
    <w:rsid w:val="00341B1B"/>
    <w:rsid w:val="00353547"/>
    <w:rsid w:val="00354AC1"/>
    <w:rsid w:val="0035512D"/>
    <w:rsid w:val="0036300F"/>
    <w:rsid w:val="00367AA9"/>
    <w:rsid w:val="00373D44"/>
    <w:rsid w:val="00376AA5"/>
    <w:rsid w:val="003815E2"/>
    <w:rsid w:val="003A5E35"/>
    <w:rsid w:val="003A79B3"/>
    <w:rsid w:val="003B0191"/>
    <w:rsid w:val="003B1373"/>
    <w:rsid w:val="003B234F"/>
    <w:rsid w:val="003D340C"/>
    <w:rsid w:val="003E1E81"/>
    <w:rsid w:val="003E6435"/>
    <w:rsid w:val="0041414F"/>
    <w:rsid w:val="00414316"/>
    <w:rsid w:val="004167B4"/>
    <w:rsid w:val="00423E32"/>
    <w:rsid w:val="00425B88"/>
    <w:rsid w:val="00426505"/>
    <w:rsid w:val="00427ED1"/>
    <w:rsid w:val="004433CA"/>
    <w:rsid w:val="0045402F"/>
    <w:rsid w:val="004607BF"/>
    <w:rsid w:val="00465A9A"/>
    <w:rsid w:val="00471612"/>
    <w:rsid w:val="004908AC"/>
    <w:rsid w:val="004972CF"/>
    <w:rsid w:val="00497766"/>
    <w:rsid w:val="004A0D47"/>
    <w:rsid w:val="004A7015"/>
    <w:rsid w:val="004C25FA"/>
    <w:rsid w:val="004D1B87"/>
    <w:rsid w:val="004D7128"/>
    <w:rsid w:val="004D73F9"/>
    <w:rsid w:val="004E15F9"/>
    <w:rsid w:val="004F1A26"/>
    <w:rsid w:val="004F1FB1"/>
    <w:rsid w:val="004F63E0"/>
    <w:rsid w:val="0051659B"/>
    <w:rsid w:val="005348CA"/>
    <w:rsid w:val="00540DEE"/>
    <w:rsid w:val="00542D04"/>
    <w:rsid w:val="0055196F"/>
    <w:rsid w:val="0055317C"/>
    <w:rsid w:val="005655CA"/>
    <w:rsid w:val="00597278"/>
    <w:rsid w:val="005A2087"/>
    <w:rsid w:val="005B10D5"/>
    <w:rsid w:val="005C4523"/>
    <w:rsid w:val="005C5F3D"/>
    <w:rsid w:val="005C61DC"/>
    <w:rsid w:val="005D30A3"/>
    <w:rsid w:val="00600C29"/>
    <w:rsid w:val="006068A8"/>
    <w:rsid w:val="00612F68"/>
    <w:rsid w:val="00613911"/>
    <w:rsid w:val="00620317"/>
    <w:rsid w:val="00620816"/>
    <w:rsid w:val="0063308F"/>
    <w:rsid w:val="0063481B"/>
    <w:rsid w:val="00647D17"/>
    <w:rsid w:val="00674BE2"/>
    <w:rsid w:val="00691E4F"/>
    <w:rsid w:val="0069397A"/>
    <w:rsid w:val="006A3495"/>
    <w:rsid w:val="006C7EF7"/>
    <w:rsid w:val="006D0067"/>
    <w:rsid w:val="006E5370"/>
    <w:rsid w:val="006F24B8"/>
    <w:rsid w:val="0070512C"/>
    <w:rsid w:val="007123D6"/>
    <w:rsid w:val="00723554"/>
    <w:rsid w:val="00723FA8"/>
    <w:rsid w:val="00731E38"/>
    <w:rsid w:val="00742769"/>
    <w:rsid w:val="007435E6"/>
    <w:rsid w:val="00745B6F"/>
    <w:rsid w:val="00747DB9"/>
    <w:rsid w:val="00751293"/>
    <w:rsid w:val="00757126"/>
    <w:rsid w:val="00764DF3"/>
    <w:rsid w:val="0077154B"/>
    <w:rsid w:val="00771EDF"/>
    <w:rsid w:val="007733AC"/>
    <w:rsid w:val="00774D00"/>
    <w:rsid w:val="00777D68"/>
    <w:rsid w:val="00780225"/>
    <w:rsid w:val="007832C7"/>
    <w:rsid w:val="007930B8"/>
    <w:rsid w:val="0079354F"/>
    <w:rsid w:val="0079559F"/>
    <w:rsid w:val="007D033D"/>
    <w:rsid w:val="007D37DB"/>
    <w:rsid w:val="007E50FF"/>
    <w:rsid w:val="007E7F1A"/>
    <w:rsid w:val="008023DE"/>
    <w:rsid w:val="008142DF"/>
    <w:rsid w:val="008220BE"/>
    <w:rsid w:val="00826C34"/>
    <w:rsid w:val="00832278"/>
    <w:rsid w:val="00833772"/>
    <w:rsid w:val="008514F7"/>
    <w:rsid w:val="00851740"/>
    <w:rsid w:val="00851AB0"/>
    <w:rsid w:val="00852293"/>
    <w:rsid w:val="0086388B"/>
    <w:rsid w:val="00871AE0"/>
    <w:rsid w:val="00873342"/>
    <w:rsid w:val="0087479A"/>
    <w:rsid w:val="00885AD6"/>
    <w:rsid w:val="00894022"/>
    <w:rsid w:val="008A2298"/>
    <w:rsid w:val="008B0D2D"/>
    <w:rsid w:val="008B2205"/>
    <w:rsid w:val="008B7C03"/>
    <w:rsid w:val="008F69A2"/>
    <w:rsid w:val="00903F55"/>
    <w:rsid w:val="009042A7"/>
    <w:rsid w:val="00907646"/>
    <w:rsid w:val="00913499"/>
    <w:rsid w:val="00914A54"/>
    <w:rsid w:val="00917BE5"/>
    <w:rsid w:val="00926285"/>
    <w:rsid w:val="0093320D"/>
    <w:rsid w:val="00936D04"/>
    <w:rsid w:val="00955010"/>
    <w:rsid w:val="00960337"/>
    <w:rsid w:val="00973A4C"/>
    <w:rsid w:val="00974957"/>
    <w:rsid w:val="009764DF"/>
    <w:rsid w:val="00984BAD"/>
    <w:rsid w:val="00993727"/>
    <w:rsid w:val="009A409D"/>
    <w:rsid w:val="009A4409"/>
    <w:rsid w:val="009E6439"/>
    <w:rsid w:val="009F1716"/>
    <w:rsid w:val="00A10043"/>
    <w:rsid w:val="00A10680"/>
    <w:rsid w:val="00A2213D"/>
    <w:rsid w:val="00A355F1"/>
    <w:rsid w:val="00A36ECF"/>
    <w:rsid w:val="00A418A7"/>
    <w:rsid w:val="00A5100E"/>
    <w:rsid w:val="00A562D7"/>
    <w:rsid w:val="00A653B2"/>
    <w:rsid w:val="00A7006A"/>
    <w:rsid w:val="00A71BA2"/>
    <w:rsid w:val="00A84E98"/>
    <w:rsid w:val="00A879A9"/>
    <w:rsid w:val="00A92A69"/>
    <w:rsid w:val="00A95C3A"/>
    <w:rsid w:val="00AA1C47"/>
    <w:rsid w:val="00AB3278"/>
    <w:rsid w:val="00AC2EC3"/>
    <w:rsid w:val="00AC4A62"/>
    <w:rsid w:val="00AD27B2"/>
    <w:rsid w:val="00AD28B6"/>
    <w:rsid w:val="00AD3296"/>
    <w:rsid w:val="00B165D9"/>
    <w:rsid w:val="00B16FE9"/>
    <w:rsid w:val="00B321CC"/>
    <w:rsid w:val="00B622DC"/>
    <w:rsid w:val="00B62F0B"/>
    <w:rsid w:val="00B80ABD"/>
    <w:rsid w:val="00B934AF"/>
    <w:rsid w:val="00B961B5"/>
    <w:rsid w:val="00BA1210"/>
    <w:rsid w:val="00BA48D4"/>
    <w:rsid w:val="00BA53F8"/>
    <w:rsid w:val="00BA734E"/>
    <w:rsid w:val="00BB32FA"/>
    <w:rsid w:val="00BC2D14"/>
    <w:rsid w:val="00BE280B"/>
    <w:rsid w:val="00BE3CE1"/>
    <w:rsid w:val="00BE5CA2"/>
    <w:rsid w:val="00BF09E7"/>
    <w:rsid w:val="00C04A6F"/>
    <w:rsid w:val="00C2237B"/>
    <w:rsid w:val="00C23459"/>
    <w:rsid w:val="00C27CF8"/>
    <w:rsid w:val="00C3758D"/>
    <w:rsid w:val="00C4470D"/>
    <w:rsid w:val="00C52839"/>
    <w:rsid w:val="00C54DA0"/>
    <w:rsid w:val="00C6059C"/>
    <w:rsid w:val="00C6729D"/>
    <w:rsid w:val="00C83A5B"/>
    <w:rsid w:val="00CB2BC5"/>
    <w:rsid w:val="00CC06C6"/>
    <w:rsid w:val="00CD6B9C"/>
    <w:rsid w:val="00CE50A7"/>
    <w:rsid w:val="00CE5A83"/>
    <w:rsid w:val="00CE5E7F"/>
    <w:rsid w:val="00CF27FE"/>
    <w:rsid w:val="00CF3B4A"/>
    <w:rsid w:val="00D04E81"/>
    <w:rsid w:val="00D10124"/>
    <w:rsid w:val="00D1395A"/>
    <w:rsid w:val="00D15ADA"/>
    <w:rsid w:val="00D27320"/>
    <w:rsid w:val="00D375D2"/>
    <w:rsid w:val="00D376E0"/>
    <w:rsid w:val="00D37C38"/>
    <w:rsid w:val="00D46511"/>
    <w:rsid w:val="00D51DF2"/>
    <w:rsid w:val="00D66961"/>
    <w:rsid w:val="00D727BE"/>
    <w:rsid w:val="00D76019"/>
    <w:rsid w:val="00D83560"/>
    <w:rsid w:val="00DA3981"/>
    <w:rsid w:val="00DC188C"/>
    <w:rsid w:val="00DD3BFD"/>
    <w:rsid w:val="00DF3284"/>
    <w:rsid w:val="00DF6628"/>
    <w:rsid w:val="00DF7EBC"/>
    <w:rsid w:val="00E00853"/>
    <w:rsid w:val="00E01504"/>
    <w:rsid w:val="00E05241"/>
    <w:rsid w:val="00E11B28"/>
    <w:rsid w:val="00E368C3"/>
    <w:rsid w:val="00E41248"/>
    <w:rsid w:val="00E47A15"/>
    <w:rsid w:val="00E540EF"/>
    <w:rsid w:val="00E62921"/>
    <w:rsid w:val="00E77AC6"/>
    <w:rsid w:val="00EB32D7"/>
    <w:rsid w:val="00EB625E"/>
    <w:rsid w:val="00EC21F0"/>
    <w:rsid w:val="00EF3907"/>
    <w:rsid w:val="00F00BC5"/>
    <w:rsid w:val="00F0107C"/>
    <w:rsid w:val="00F07587"/>
    <w:rsid w:val="00F263F1"/>
    <w:rsid w:val="00F30D56"/>
    <w:rsid w:val="00F646CD"/>
    <w:rsid w:val="00F6612A"/>
    <w:rsid w:val="00F94B3D"/>
    <w:rsid w:val="00FA39CA"/>
    <w:rsid w:val="00FA7021"/>
    <w:rsid w:val="00FA7F90"/>
    <w:rsid w:val="00FB2D53"/>
    <w:rsid w:val="00FC36BC"/>
    <w:rsid w:val="00FE51C1"/>
    <w:rsid w:val="00FE5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9D93"/>
  <w15:chartTrackingRefBased/>
  <w15:docId w15:val="{6DE85E75-C788-42D0-8F21-AAFDCECA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C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17"/>
  </w:style>
  <w:style w:type="paragraph" w:styleId="Footer">
    <w:name w:val="footer"/>
    <w:basedOn w:val="Normal"/>
    <w:link w:val="FooterChar"/>
    <w:uiPriority w:val="99"/>
    <w:unhideWhenUsed/>
    <w:rsid w:val="00647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17"/>
  </w:style>
  <w:style w:type="character" w:styleId="CommentReference">
    <w:name w:val="annotation reference"/>
    <w:basedOn w:val="DefaultParagraphFont"/>
    <w:uiPriority w:val="99"/>
    <w:semiHidden/>
    <w:unhideWhenUsed/>
    <w:rsid w:val="00647D17"/>
    <w:rPr>
      <w:sz w:val="16"/>
      <w:szCs w:val="16"/>
    </w:rPr>
  </w:style>
  <w:style w:type="paragraph" w:customStyle="1" w:styleId="EndNoteBibliographyTitle">
    <w:name w:val="EndNote Bibliography Title"/>
    <w:basedOn w:val="Normal"/>
    <w:link w:val="EndNoteBibliographyTitleChar"/>
    <w:rsid w:val="001B7C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7C90"/>
    <w:rPr>
      <w:rFonts w:ascii="Calibri" w:hAnsi="Calibri" w:cs="Calibri"/>
      <w:noProof/>
    </w:rPr>
  </w:style>
  <w:style w:type="paragraph" w:customStyle="1" w:styleId="EndNoteBibliography">
    <w:name w:val="EndNote Bibliography"/>
    <w:basedOn w:val="Normal"/>
    <w:link w:val="EndNoteBibliographyChar"/>
    <w:rsid w:val="001B7C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B7C90"/>
    <w:rPr>
      <w:rFonts w:ascii="Calibri" w:hAnsi="Calibri" w:cs="Calibri"/>
      <w:noProof/>
    </w:rPr>
  </w:style>
  <w:style w:type="character" w:styleId="PlaceholderText">
    <w:name w:val="Placeholder Text"/>
    <w:basedOn w:val="DefaultParagraphFont"/>
    <w:uiPriority w:val="99"/>
    <w:semiHidden/>
    <w:rsid w:val="00B16FE9"/>
    <w:rPr>
      <w:color w:val="808080"/>
    </w:rPr>
  </w:style>
  <w:style w:type="paragraph" w:styleId="Revision">
    <w:name w:val="Revision"/>
    <w:hidden/>
    <w:uiPriority w:val="99"/>
    <w:semiHidden/>
    <w:rsid w:val="00AC2EC3"/>
    <w:pPr>
      <w:spacing w:after="0" w:line="240" w:lineRule="auto"/>
    </w:pPr>
  </w:style>
  <w:style w:type="paragraph" w:styleId="CommentText">
    <w:name w:val="annotation text"/>
    <w:basedOn w:val="Normal"/>
    <w:link w:val="CommentTextChar"/>
    <w:uiPriority w:val="99"/>
    <w:semiHidden/>
    <w:unhideWhenUsed/>
    <w:rsid w:val="004972CF"/>
    <w:pPr>
      <w:spacing w:line="240" w:lineRule="auto"/>
    </w:pPr>
    <w:rPr>
      <w:sz w:val="20"/>
      <w:szCs w:val="20"/>
    </w:rPr>
  </w:style>
  <w:style w:type="character" w:customStyle="1" w:styleId="CommentTextChar">
    <w:name w:val="Comment Text Char"/>
    <w:basedOn w:val="DefaultParagraphFont"/>
    <w:link w:val="CommentText"/>
    <w:uiPriority w:val="99"/>
    <w:semiHidden/>
    <w:rsid w:val="004972CF"/>
    <w:rPr>
      <w:sz w:val="20"/>
      <w:szCs w:val="20"/>
    </w:rPr>
  </w:style>
  <w:style w:type="paragraph" w:styleId="CommentSubject">
    <w:name w:val="annotation subject"/>
    <w:basedOn w:val="CommentText"/>
    <w:next w:val="CommentText"/>
    <w:link w:val="CommentSubjectChar"/>
    <w:uiPriority w:val="99"/>
    <w:semiHidden/>
    <w:unhideWhenUsed/>
    <w:rsid w:val="004972CF"/>
    <w:rPr>
      <w:b/>
      <w:bCs/>
    </w:rPr>
  </w:style>
  <w:style w:type="character" w:customStyle="1" w:styleId="CommentSubjectChar">
    <w:name w:val="Comment Subject Char"/>
    <w:basedOn w:val="CommentTextChar"/>
    <w:link w:val="CommentSubject"/>
    <w:uiPriority w:val="99"/>
    <w:semiHidden/>
    <w:rsid w:val="004972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tiff"/><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12.tiff"/><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image" Target="media/image10.tiff"/><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15370</TotalTime>
  <Pages>10</Pages>
  <Words>13486</Words>
  <Characters>76874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David .</dc:creator>
  <cp:keywords/>
  <dc:description/>
  <cp:lastModifiedBy>David St-Amand</cp:lastModifiedBy>
  <cp:revision>179</cp:revision>
  <cp:lastPrinted>2023-11-25T11:41:00Z</cp:lastPrinted>
  <dcterms:created xsi:type="dcterms:W3CDTF">2023-10-18T18:41:00Z</dcterms:created>
  <dcterms:modified xsi:type="dcterms:W3CDTF">2023-11-25T12:45:00Z</dcterms:modified>
</cp:coreProperties>
</file>